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EDA8" w14:textId="77777777" w:rsidR="00D36951" w:rsidRDefault="00000000">
      <w:pPr>
        <w:spacing w:after="60"/>
        <w:jc w:val="center"/>
      </w:pPr>
      <w:r>
        <w:rPr>
          <w:b/>
          <w:bCs/>
          <w:sz w:val="30"/>
          <w:szCs w:val="30"/>
        </w:rPr>
        <w:t xml:space="preserve">Virtual Library Generation, </w:t>
      </w:r>
      <w:del w:id="9011" w:author="Claude" w:date="2026-06-08T00:00:00Z">
        <w:r>
          <w:rPr>
            <w:b/>
            <w:bCs/>
            <w:sz w:val="30"/>
            <w:szCs w:val="30"/>
          </w:rPr>
          <w:delText>Drug-Likeness</w:delText>
        </w:r>
      </w:del>
      <w:ins w:id="9012" w:author="Claude" w:date="2026-06-08T00:00:00Z">
        <w:r>
          <w:rPr>
            <w:b/>
            <w:bCs/>
            <w:sz w:val="30"/>
            <w:szCs w:val="30"/>
          </w:rPr>
          <w:t>Physicochemical</w:t>
        </w:r>
      </w:ins>
      <w:r>
        <w:rPr>
          <w:b/>
          <w:bCs/>
          <w:sz w:val="30"/>
          <w:szCs w:val="30"/>
        </w:rPr>
        <w:t xml:space="preserve"> Filtering, and Docking of Taloside-Based Galectin-3 Inhibitors</w:t>
      </w:r>
    </w:p>
    <w:p w14:paraId="57264EA0" w14:textId="77777777" w:rsidR="00D36951" w:rsidRDefault="00000000">
      <w:pPr>
        <w:spacing w:after="120"/>
        <w:jc w:val="center"/>
      </w:pPr>
      <w:r>
        <w:rPr>
          <w:sz w:val="22"/>
          <w:szCs w:val="22"/>
        </w:rPr>
        <w:t>Adam Holohan</w:t>
      </w:r>
    </w:p>
    <w:p w14:paraId="73A32F0E" w14:textId="77777777" w:rsidR="00D36951" w:rsidRDefault="00000000">
      <w:pPr>
        <w:spacing w:after="120"/>
        <w:jc w:val="center"/>
      </w:pPr>
      <w:r>
        <w:rPr>
          <w:i/>
          <w:iCs/>
          <w:sz w:val="20"/>
          <w:szCs w:val="20"/>
        </w:rPr>
        <w:t>Independent Researcher, Galway, Ireland</w:t>
      </w:r>
    </w:p>
    <w:p w14:paraId="5651319B" w14:textId="77777777" w:rsidR="00D36951" w:rsidRDefault="00000000">
      <w:pPr>
        <w:spacing w:after="120"/>
        <w:jc w:val="center"/>
      </w:pPr>
      <w:r>
        <w:rPr>
          <w:sz w:val="18"/>
          <w:szCs w:val="18"/>
        </w:rPr>
        <w:t>adamholohan6@gmail.com | Submitted to ChemRxiv | June 2026</w:t>
      </w:r>
    </w:p>
    <w:p w14:paraId="03E8FB87" w14:textId="77777777" w:rsidR="00D36951" w:rsidRDefault="00000000">
      <w:pPr>
        <w:spacing w:after="120"/>
        <w:jc w:val="center"/>
      </w:pPr>
      <w:r>
        <w:rPr>
          <w:sz w:val="18"/>
          <w:szCs w:val="18"/>
        </w:rPr>
        <w:t xml:space="preserve">Code archive: </w:t>
      </w:r>
      <w:hyperlink r:id="rId7" w:history="1">
        <w:r>
          <w:rPr>
            <w:rStyle w:val="Hyperlink"/>
            <w:sz w:val="18"/>
            <w:szCs w:val="18"/>
          </w:rPr>
          <w:t>https://doi.org/10.5281/zenodo.20476421</w:t>
        </w:r>
      </w:hyperlink>
      <w:r>
        <w:rPr>
          <w:sz w:val="18"/>
          <w:szCs w:val="18"/>
        </w:rPr>
        <w:t xml:space="preserve"> (concept DOI; this work archived as v2.2.0)</w:t>
      </w:r>
    </w:p>
    <w:p w14:paraId="1C0612F5" w14:textId="77777777" w:rsidR="00D36951" w:rsidRDefault="00000000">
      <w:pPr>
        <w:pStyle w:val="Heading1"/>
      </w:pPr>
      <w:r>
        <w:t>Abstract</w:t>
      </w:r>
    </w:p>
    <w:p w14:paraId="3011FB39" w14:textId="77777777" w:rsidR="00D36951" w:rsidRDefault="00000000">
      <w:pPr>
        <w:spacing w:after="140" w:line="276" w:lineRule="auto"/>
        <w:jc w:val="both"/>
      </w:pPr>
      <w:r>
        <w:t>Galectin-3 (Gal-3) is a validated oncology target whose carbohydrate-recognition domain (CRD) is amenable to inhibition by taloside-based glycomimetics. We report an automated open-source virtual screening pipeline that enumerates, filters, and docks taloside-1,2,3-triazole derivatives against the 3ZSJ Gal-3 CRD crystal structure (0.86 Å resolution), with systematic enumeration of both CuAAC (1,4-disubstituted) and RuAAC (1,5-disubstituted) regioisomers — a regiochemical comparison not previously reported for the taloside series. Starting from one azide-functionalised taloside scaffold and eight aromatic alkyne building blocks, 16 geometrically verified products were generated (8 per regioisomer), of which 14 passed carbohydrate-adjusted Lipinski filters and were free of PAINS alerts. All 14 compounds were docked successfully (AutoDock Vina). Across all 14 compounds the Vina scores span only 1.16 kcal/mol (−6.14 to −4.98), narrower than AutoDock Vina's expected error; the docking results are therefore a coarse triage rather than a quantitative rank-ordering of affinity, and no rank within the set should be read as a separation in predicted binding. The docking setup was validated by redocking the 57I taloside inhibitor (PDB 7RGX, bearing the same 2-nitrobenzoyl-O2 pharmacophore as the scaffold) against the cleaned 3ZSJ receptor: the top-ranked pose reproduced the crystal binding mode with a heavy-atom RMSD of 0.48 Å over the pyranose ring core (C1–C5, O5). By combined docking–lead score, the 4-fluorophenyl CuAAC derivative (Vina −6.14 kcal/mol, combined score 0.922) and the unsubstituted phenyl CuAAC derivative (Vina −5.73 kcal/mol, lead score 0.905) emerge as co-equal priority candidates; the 0.41 kcal/mol Vina margin between them is within the scoring function’s expected error and should not be used to rank them experimentally.</w:t>
      </w:r>
    </w:p>
    <w:p w14:paraId="3CDF98B7" w14:textId="77777777" w:rsidR="00D36951" w:rsidRDefault="00000000">
      <w:pPr>
        <w:spacing w:after="140" w:line="276" w:lineRule="auto"/>
        <w:jc w:val="both"/>
      </w:pPr>
      <w:r>
        <w:t>A scoring-sensitivity analysis confirms that the apparent 1,4-CuAAC preference in the combined ranking is partly an artifact of the binary synthetic-accessibility (SA) term: with the SA term removed or replaced by a standardised Ertl SA score, the two co-equal leads are unchanged but the top-three CuAAC sweep collapses (the 4-fluorophenyl RuAAC isomer rises to rank 3). An Asn164 closest-contact difference (3.11 Å in 4F_CuAAC vs 3.50 Å in Ph_CuAAC) is noted only as a hypothesis-generating observation; C–F is a weak H-bond acceptor and Vina does not explicitly score C–F···O contacts. Pipeline code, outputs, and all docking poses are openly available on GitHub.</w:t>
      </w:r>
    </w:p>
    <w:p w14:paraId="68F28A9B" w14:textId="77777777" w:rsidR="00D36951" w:rsidRDefault="00000000">
      <w:pPr>
        <w:spacing w:after="140" w:line="276" w:lineRule="auto"/>
        <w:jc w:val="both"/>
      </w:pPr>
      <w:r>
        <w:rPr>
          <w:b/>
          <w:bCs/>
        </w:rPr>
        <w:t xml:space="preserve">Keywords: </w:t>
      </w:r>
      <w:r>
        <w:rPr>
          <w:i/>
          <w:iCs/>
        </w:rPr>
        <w:t>Galectin-3; taloside; virtual library; click chemistry; Lipinski rule of five; PAINS; molecular docking; AutoDock Vina; RDKit; cheminformatics</w:t>
      </w:r>
    </w:p>
    <w:p w14:paraId="3BBC4C41" w14:textId="77777777" w:rsidR="00D36951" w:rsidRDefault="00000000">
      <w:pPr>
        <w:pStyle w:val="Heading1"/>
      </w:pPr>
      <w:r>
        <w:t>1. Introduction</w:t>
      </w:r>
    </w:p>
    <w:p w14:paraId="41C61B53" w14:textId="77777777" w:rsidR="00D36951" w:rsidRDefault="00000000">
      <w:pPr>
        <w:spacing w:after="140" w:line="276" w:lineRule="auto"/>
        <w:jc w:val="both"/>
      </w:pPr>
      <w:r>
        <w:t xml:space="preserve">Galectin-3 (Gal-3) is a β-galactoside-binding lectin overexpressed across a broad range of malignancies, promoting tumour cell adhesion, invasion, angiogenesis, and resistance to apoptosis. Beyond oncology, Gal-3 drives pro-fibrotic and pro-inflammatory signalling and is the subject of active clinical investigation: the small-molecule inhibitor GB1211 has entered Phase IIa trials for liver cirrhosis and cancer. The CRD binds β-galactosides through a conserved S-face cleft anchored by Trp181, </w:t>
        <w:lastRenderedPageBreak/>
        <w:t>Arg144, Glu184, and Arg162, residues consistently engaged by high-affinity inhibitors in co-crystal structures [1].</w:t>
      </w:r>
    </w:p>
    <w:p w14:paraId="68132474" w14:textId="77777777" w:rsidR="00D36951" w:rsidRDefault="00000000">
      <w:pPr>
        <w:spacing w:after="140" w:line="276" w:lineRule="auto"/>
        <w:jc w:val="both"/>
      </w:pPr>
      <w:r>
        <w:t>D-Talose, the C2 epimer of D-galactose, presents an axial C2 hydroxyl group that directs substituents toward the protein surface of the Gal-3 CRD, offering improved selectivity opportunities over galactoside-based scaffolds. Taloside inhibitors have been reported with affinities superior to simple galactosides</w:t>
      </w:r>
      <w:ins w:id="9024" w:author="Claude" w:date="2026-06-08T00:00:00Z">
        <w:r>
          <w:t xml:space="preserve"> [11]</w:t>
        </w:r>
      </w:ins>
      <w:r>
        <w:t>, and the Blanchard group established X-ray crystal structures of human Gal-3 CRD bound to optimised taloside derivatives (PDB: 7RGX, 7RH1, 7RH3), providing a high-resolution structural basis for further design [2].</w:t>
      </w:r>
    </w:p>
    <w:p w14:paraId="416A6629" w14:textId="77777777" w:rsidR="00D36951" w:rsidRDefault="00000000">
      <w:pPr>
        <w:spacing w:after="140" w:line="276" w:lineRule="auto"/>
        <w:jc w:val="both"/>
      </w:pPr>
      <w:r>
        <w:t>Copper-catalysed azide–alkyne cycloaddition (CuAAC) gives the 1,4-disubstituted triazole regioisomer; the complementary ruthenium-catalysed reaction (RuAAC) gives the 1,5-disubstituted product. Regiochemistry modifies the spatial presentation of the aryl substituent relative to the galectin binding cleft, and prior studies on galactoside-triazoles suggest the 1,4-isomer is generally preferred [3]. However, no published computational study has systematically enumerated and compared both regioisomers of taloside-triazole derivatives against Gal-3, nor has an automated reproducible pipeline for this scaffold been reported.</w:t>
      </w:r>
    </w:p>
    <w:p w14:paraId="29DDFB94" w14:textId="77777777" w:rsidR="00D36951" w:rsidRDefault="00000000">
      <w:pPr>
        <w:spacing w:after="140" w:line="276" w:lineRule="auto"/>
        <w:jc w:val="both"/>
      </w:pPr>
      <w:r>
        <w:t xml:space="preserve">Here we describe an open-source Python pipeline for automated taloside-triazole virtual library generation, </w:t>
      </w:r>
      <w:del w:id="9013" w:author="Claude" w:date="2026-06-08T00:00:00Z">
        <w:r>
          <w:delText>drug-likeness</w:delText>
        </w:r>
      </w:del>
      <w:ins w:id="9014" w:author="Claude" w:date="2026-06-08T00:00:00Z">
        <w:r>
          <w:t>physicochemical</w:t>
        </w:r>
      </w:ins>
      <w:r>
        <w:t xml:space="preserve"> filtering, lead scoring, and AutoDock Vina docking against the 3ZSJ Gal-3 CRD structure. We report the first systematic computational comparison of 1,4-CuAAC and 1,5-RuAAC regioisomers for this scaffold — a comparison that, as we show, these methods cannot resolve within their error, which is itself an informative negative result — and identify two co-equal priority candidates (the 4-fluorophenyl and phenyl CuAAC derivatives) for experimental follow-up.</w:t>
      </w:r>
    </w:p>
    <w:p w14:paraId="44091796" w14:textId="77777777" w:rsidR="00D36951" w:rsidRDefault="00000000">
      <w:pPr>
        <w:pStyle w:val="Heading1"/>
      </w:pPr>
      <w:r>
        <w:t>2. Methods</w:t>
      </w:r>
    </w:p>
    <w:p w14:paraId="2BDA9F86" w14:textId="77777777" w:rsidR="00D36951" w:rsidRDefault="00000000">
      <w:pPr>
        <w:pStyle w:val="Heading2"/>
      </w:pPr>
      <w:r>
        <w:t>2.1 Scaffold and Building Blocks</w:t>
      </w:r>
    </w:p>
    <w:p w14:paraId="7D269CD6" w14:textId="77777777" w:rsidR="00D36951" w:rsidRDefault="00000000">
      <w:pPr>
        <w:spacing w:after="140" w:line="276" w:lineRule="auto"/>
        <w:jc w:val="both"/>
      </w:pPr>
      <w:r>
        <w:t>Validated scaffold SMILES (RDKit 2026.03.2</w:t>
      </w:r>
      <w:ins w:id="9023" w:author="Claude" w:date="2026-06-08T00:00:00Z">
        <w:r>
          <w:t xml:space="preserve"> [9]</w:t>
        </w:r>
      </w:ins>
      <w:r>
        <w:t>):</w:t>
      </w:r>
    </w:p>
    <w:p w14:paraId="4D5BB0AF" w14:textId="77777777" w:rsidR="00D36951" w:rsidRDefault="00000000">
      <w:pPr>
        <w:shd w:val="clear" w:color="auto" w:fill="F2F2F2"/>
        <w:spacing w:after="120"/>
      </w:pPr>
      <w:r>
        <w:rPr>
          <w:rFonts w:ascii="Consolas" w:eastAsia="Consolas" w:hAnsi="Consolas" w:cs="Consolas"/>
          <w:sz w:val="17"/>
          <w:szCs w:val="17"/>
        </w:rPr>
        <w:t>O=C(O[C@H]1[C@@H](OCN=[N+]=[N-])[C@@H](O)[C@@H](CO)O[C@H]1OC)C1=CC=CC=C1[N+](=O)[O-]</w:t>
      </w:r>
    </w:p>
    <w:p w14:paraId="5195F5A0" w14:textId="77777777" w:rsidR="00D36951" w:rsidRDefault="00000000">
      <w:pPr>
        <w:spacing w:after="140" w:line="276" w:lineRule="auto"/>
        <w:jc w:val="both"/>
      </w:pPr>
      <w:r>
        <w:t xml:space="preserve">This scaffold (SCAF-001) is </w:t>
      </w:r>
      <w:r>
        <w:rPr>
          <w:b/>
          <w:bCs/>
        </w:rPr>
        <w:t>methyl 2-O-(2-nitrobenzoyl)-3-O-(azidomethyl)-β-D-talopyranoside</w:t>
      </w:r>
      <w:r>
        <w:t>: a methyl β-D-talopyranoside bearing a 2-nitrobenzoate ester at O2 (the C2 hydroxyl) and an azidomethyl ether handle (–OCH₂N₃) at O3. The anomeric position (C1) carries the methyl glycoside. The substituent assignment was verified by programmatic parsing of the validated SMILES in RDKit (C₁₅H₁₈N₄O₉, MW 398.33; anomeric C bears OMe, C2 bears the acyl ester, C3 bears the azidomethyl ether). Eight aromatic alkyne building blocks were used: phenyl (BB-001-Ph), 4-methoxyphenyl (BB-002-4OMe), 4-chlorophenyl (BB-003-4Cl), 4-fluorophenyl (BB-004-4F), 3-bromophenyl (BB-005-3Br), 2-nitrophenyl (BB-006-2NO₂), 2-pyridyl (BB-007-Pyridine), 2-furyl (BB-008-Furan). Scaffold structure diagram: Figure S2.</w:t>
      </w:r>
    </w:p>
    <w:p w14:paraId="00FCE2FB" w14:textId="77777777" w:rsidR="00D36951" w:rsidRDefault="00000000">
      <w:pPr>
        <w:pStyle w:val="Heading2"/>
      </w:pPr>
      <w:r>
        <w:t>2.2 Virtual Library Generation and Regioisomer Enumeration</w:t>
      </w:r>
    </w:p>
    <w:p w14:paraId="009C6139" w14:textId="77777777" w:rsidR="00D36951" w:rsidRDefault="00000000">
      <w:pPr>
        <w:spacing w:after="140" w:line="276" w:lineRule="auto"/>
        <w:jc w:val="both"/>
      </w:pPr>
      <w:r>
        <w:t>Two RDKit reaction SMARTS modelled CuAAC (1,4-product) and RuAAC (1,5-product). [N+0] charge pins prevent azide charge propagation into product nitrogens, a failure mode in RDKit 2026.03.2. Products were deduplicated by stdInChIKey, validated by MW (200–800 Da), and geometry-filtered for correct regioisomer topology.</w:t>
      </w:r>
    </w:p>
    <w:p w14:paraId="0A4A775E" w14:textId="7860471E" w:rsidR="00D36951" w:rsidRDefault="00000000">
      <w:pPr>
        <w:shd w:val="clear" w:color="auto" w:fill="F2F2F2"/>
        <w:spacing w:after="120"/>
      </w:pPr>
      <w:r>
        <w:rPr>
          <w:rFonts w:ascii="Consolas" w:eastAsia="Consolas" w:hAnsi="Consolas" w:cs="Consolas"/>
          <w:sz w:val="17"/>
          <w:szCs w:val="17"/>
        </w:rPr>
        <w:t>CuAAC:[N:1]=[N+:2]=[N-:3].[C:4]#[C:5]&gt;&gt;[C:4]1=[C:5][N:1][N+0:2]=[N+0:3]1  RuAAC:[N:1]=[N+:2]=[N-:3].[C:4]#[C:5]&gt;&gt;[C:5]1=[C:4][N:1][N+0:2]=[N+0:3]1</w:t>
      </w:r>
    </w:p>
    <w:p w14:paraId="65D1FDD7" w14:textId="77777777" w:rsidR="00D36951" w:rsidRDefault="00000000">
      <w:pPr>
        <w:pStyle w:val="Heading2"/>
      </w:pPr>
      <w:r>
        <w:lastRenderedPageBreak/>
        <w:t>2.3 Physicochemical Descriptor Calculation</w:t>
      </w:r>
    </w:p>
    <w:p w14:paraId="44040482" w14:textId="77777777" w:rsidR="00D36951" w:rsidRDefault="00000000">
      <w:pPr>
        <w:spacing w:after="140" w:line="276" w:lineRule="auto"/>
        <w:jc w:val="both"/>
      </w:pPr>
      <w:r>
        <w:t>MW, LogP (Crippen), HBD, HBA, TPSA, and RotBonds were calculated using RDKit 2026.03.2 after MolStandardize processing.</w:t>
      </w:r>
    </w:p>
    <w:p w14:paraId="692DC312" w14:textId="77777777" w:rsidR="00D36951" w:rsidRDefault="00000000">
      <w:pPr>
        <w:pStyle w:val="Heading2"/>
      </w:pPr>
      <w:r>
        <w:t xml:space="preserve">2.4 </w:t>
      </w:r>
      <w:del w:id="9015" w:author="Claude" w:date="2026-06-08T00:00:00Z">
        <w:r>
          <w:delText>Drug-Likeness</w:delText>
        </w:r>
      </w:del>
      <w:ins w:id="9016" w:author="Claude" w:date="2026-06-08T00:00:00Z">
        <w:r>
          <w:t>Physicochemical</w:t>
        </w:r>
      </w:ins>
      <w:r>
        <w:t xml:space="preserve"> Filtering</w:t>
      </w:r>
    </w:p>
    <w:p w14:paraId="1BA16D32" w14:textId="77777777" w:rsidR="00D36951" w:rsidRDefault="00000000">
      <w:pPr>
        <w:spacing w:after="140" w:line="276" w:lineRule="auto"/>
        <w:jc w:val="both"/>
      </w:pPr>
      <w:r>
        <w:t xml:space="preserve">Carbohydrate-adjusted thresholds (MW ≤600 Da, LogP ≤4, HBD ≤6, HBA ≤12) were applied as a gross physicochemical tractability filter</w:t>
      </w:r>
      <w:ins w:id="9020" w:author="Claude" w:date="2026-06-08T00:00:00Z">
        <w:r>
          <w:t xml:space="preserve"> [4]</w:t>
        </w:r>
      </w:ins>
      <w:r>
        <w:t xml:space="preserve">, not an oral-bioavailability predictor; oral bioavailability is not claimed (Gal-3 is an extracellular target and all compounds exceed the Veber TPSA threshold ≥140 Å²</w:t>
      </w:r>
      <w:ins w:id="9021" w:author="Claude" w:date="2026-06-08T00:00:00Z">
        <w:r>
          <w:t xml:space="preserve"> [6]</w:t>
        </w:r>
      </w:ins>
      <w:r>
        <w:t>). Two BB-006 analogues exceeded the HBA limit (HBA = 13) and were excluded.</w:t>
      </w:r>
    </w:p>
    <w:p w14:paraId="1AE6E0F9" w14:textId="77777777" w:rsidR="00D36951" w:rsidRDefault="00000000">
      <w:pPr>
        <w:pStyle w:val="Heading2"/>
      </w:pPr>
      <w:r>
        <w:t>2.5 PAINS Screening</w:t>
      </w:r>
    </w:p>
    <w:p w14:paraId="265160B6" w14:textId="77777777" w:rsidR="00D36951" w:rsidRDefault="00000000">
      <w:pPr>
        <w:spacing w:after="140" w:line="276" w:lineRule="auto"/>
        <w:jc w:val="both"/>
      </w:pPr>
      <w:r>
        <w:t>PAINS_A/B/C (480 entries) were applied via RDKit FilterCatalog</w:t>
      </w:r>
      <w:ins w:id="9022" w:author="Claude" w:date="2026-06-08T00:00:00Z">
        <w:r>
          <w:t xml:space="preserve"> [5]</w:t>
        </w:r>
      </w:ins>
      <w:r>
        <w:t>. No compounds were flagged. Conditional caveat: the fixed 2-nitrobenzoate present in every compound is a known nitroaromatic liability (bioreduction, redox cycling; Lilly MedChem Rules, ALARM NMR) that is not captured by PAINS_A/B/C. All 14 compounds carry this scaffold-wide alert; nitroaromatic counter-screens are recommended before experimental use. Liability and aggregation filters beyond PAINS (e.g. Brenk structural alerts [13], Lilly MedChem Rules, and colloidal-aggregation predictors) were not applied and are recommended for follow-up triage.</w:t>
      </w:r>
    </w:p>
    <w:p w14:paraId="1AF7FF0F" w14:textId="77777777" w:rsidR="00D36951" w:rsidRDefault="00000000">
      <w:pPr>
        <w:pStyle w:val="Heading2"/>
      </w:pPr>
      <w:r>
        <w:t>2.6 Lead Score Calculation</w:t>
      </w:r>
    </w:p>
    <w:p w14:paraId="3700AD3B" w14:textId="698293B9" w:rsidR="00D36951" w:rsidRDefault="00000000">
      <w:pPr>
        <w:shd w:val="clear" w:color="auto" w:fill="F2F2F2"/>
        <w:spacing w:after="120"/>
      </w:pPr>
      <w:r>
        <w:rPr>
          <w:rFonts w:ascii="Consolas" w:eastAsia="Consolas" w:hAnsi="Consolas" w:cs="Consolas"/>
          <w:sz w:val="17"/>
          <w:szCs w:val="17"/>
        </w:rPr>
        <w:t>lead_score = 0.35*(1-norm(TPSA)) + 0.25*(1-norm(MW)) + 0.15*(1-norm(LogP))+ 0.10*(1-norm(RotBonds)) + 0.15*SA</w:t>
      </w:r>
    </w:p>
    <w:p w14:paraId="30026E8D" w14:textId="77777777" w:rsidR="00D36951" w:rsidRDefault="00000000">
      <w:pPr>
        <w:spacing w:after="140" w:line="276" w:lineRule="auto"/>
        <w:jc w:val="both"/>
      </w:pPr>
      <w:r>
        <w:t>SA = 1.0 for CuAAC and 0.5 for RuAAC. Scoring-circularity note: for a given building block the 1,4-CuAAC and 1,5-RuAAC products are constitutional regioisomers with identical MW, LogP, TPSA, HBD, HBA, and RotBonds (confirmed by enumeration; their Crippen LogP values differ by 0.0000). The SA term is therefore the sole within-pair discriminator in the lead score, contributing a fixed +0.075 (0.15 × 0.5) advantage to every CuAAC compound. Here norm(x) = (x − min)/(max − min) over the 14-compound set (min-max normalisation). LogP identity between regioisomers is specific to the Crippen atom-typing scheme used by RDKit; other LogP predictors may give small differences. The +0.075 raw lead-score advantage translates to approximately +0.089 in combined-score space (0.6 × 0.075 / (0.905 − 0.399) ≈ 0.089), making the SA term's effect visible in the final ranking. Regioisomer conclusions from the combined score are accordingly discussed separately from the raw Vina results (Section 3.3) and tested by a scoring-sensitivity analysis (Section 3.3 and Table S5). The weights are arbitrary and were not optimised; a full sensitivity analysis is recommended.</w:t>
      </w:r>
    </w:p>
    <w:p w14:paraId="6857E0F3" w14:textId="77777777" w:rsidR="00D36951" w:rsidRDefault="00000000">
      <w:pPr>
        <w:pStyle w:val="Heading2"/>
      </w:pPr>
      <w:r>
        <w:t>2.7 Molecular Docking</w:t>
      </w:r>
    </w:p>
    <w:p w14:paraId="0E5DC04B" w14:textId="77777777" w:rsidR="00D36951" w:rsidRDefault="00000000">
      <w:pPr>
        <w:spacing w:after="140" w:line="276" w:lineRule="auto"/>
        <w:jc w:val="both"/>
      </w:pPr>
      <w:r>
        <w:t xml:space="preserve">Receptor: 3ZSJ (0.86 Å</w:t>
      </w:r>
      <w:ins w:id="9025" w:author="Claude" w:date="2026-06-08T00:00:00Z">
        <w:r>
          <w:t xml:space="preserve">; Protein Data Bank [10]</w:t>
        </w:r>
      </w:ins>
      <w:r>
        <w:t xml:space="preserve">). Receptor-choice rationale: (i) it is the highest-resolution structure of the Gal-3 CRD, providing precisely defined binding-site geometry; (ii) it contains the native lactose ligand for direct redocking validation; (iii) the 3ZSJ and 7RGX CRDs are near-identical (Cα RMSD 0.275 Å), and the conserved S-face side chains (Trp181, Arg144, Glu184, Arg162, His158) occupy equivalent rotamers in the two structures, so the lactose-bound and taloside-bound conformations do not differ substantially in the region sampled. The receptor was stripped of crystal ligand and water molecules; receptor polar hydrogens and Gasteiger charges were assigned using AutoDockTools 1.5.7 (prepare_receptor4.py / MGLTools). Ligand 3D conformers were generated with RDKit ETKDGv3 and MMFF94 force-field minimisation, then converted to PDBQT with Gasteiger charges by Open Babel 3.1.1</w:t>
      </w:r>
      <w:ins w:id="9026" w:author="Claude" w:date="2026-06-08T00:00:00Z">
        <w:r>
          <w:t xml:space="preserve"> [8]</w:t>
        </w:r>
      </w:ins>
      <w:r>
        <w:t>. Grid: 20 × 20 × 20 Å, centre X = −20.98, Y = 8.88, Z = −1.00 Å. AutoDock Vina 1.2.7</w:t>
      </w:r>
      <w:ins w:id="9027" w:author="Claude" w:date="2026-06-08T00:00:00Z">
        <w:r>
          <w:t xml:space="preserve"> [7]</w:t>
        </w:r>
      </w:ins>
      <w:r>
        <w:t xml:space="preserve">: exhaustiveness = 8, num_modes = 3. num_modes was set to 3 to limit output file size during the initial screen; this restricts pose diversity and the contact analysis in Section 3.6 is accordingly built on thin sampling. Re-running with num_modes = 9 is recommended for any follow-up docking.</w:t>
      </w:r>
    </w:p>
    <w:p w14:paraId="3DA6B3F2" w14:textId="77777777" w:rsidR="00D36951" w:rsidRDefault="00000000">
      <w:pPr>
        <w:spacing w:after="140" w:line="276" w:lineRule="auto"/>
        <w:jc w:val="both"/>
      </w:pPr>
      <w:r>
        <w:rPr>
          <w:b/>
          <w:bCs/>
        </w:rPr>
        <w:t xml:space="preserve">Modelling limitations relevant to this target. </w:t>
      </w:r>
      <w:r>
        <w:t>(i) Rigid receptor: induced-fit effects and protein side-chain flexibility were not modelled. (ii) Structural waters: the CRD was fully de-watered before docking. Galectin CRDs recognise β-galactosides in part through an ordered water network, and the 3ZSJ structure itself was determined to characterise a binding site that is “preorganized” to coordinate ligand and water oxygens [1]; docking into a de-watered, rigid CRD can therefore miss or misrank water-bridged contacts, and absolute scores and fine contact distances should be read with this in mind. (iii) Protonation and tautomer states: ligand and receptor were used at default single protonation/tautomer states; triazole (N1/N2) tautomers, 2-pyridyl protonation, and His158 tautomers were not enumerated. (iv) Carbohydrate ring conformation: ETKDGv3/MMFF94 embedding was not constrained to crystallographic pyranose puckers, so non-native ring conformers cannot be excluded. These are bounded refinements (Section 4, Future directions) rather than corrections to the present rankings.</w:t>
      </w:r>
    </w:p>
    <w:p w14:paraId="3F521551" w14:textId="77777777" w:rsidR="00D36951" w:rsidRDefault="00000000">
      <w:pPr>
        <w:spacing w:after="140" w:line="276" w:lineRule="auto"/>
        <w:jc w:val="both"/>
      </w:pPr>
      <w:r>
        <w:t>Exhaustiveness sensitivity: re-docking the two priority leads at exhaustiveness 16, 32, and 64 produced no rank changes, with Vina scores varying &lt;0.01 kcal/mol (Table S4).</w:t>
      </w:r>
    </w:p>
    <w:p w14:paraId="4B08AC6D" w14:textId="77777777" w:rsidR="00D36951" w:rsidRDefault="00000000">
      <w:pPr>
        <w:spacing w:after="140" w:line="276" w:lineRule="auto"/>
        <w:jc w:val="both"/>
      </w:pPr>
      <w:r>
        <w:t>Validation: (1) Lactose was redocked, RMSD = 1.2 Å (&lt; 2.0 Å). (2) The 57I inhibitor from PDB 7RGX (MW 461.4 Da, 7 RotBonds, identical 2-nitrobenzoyl-O2 pharmacophore) was docked against 3ZSJ; the top pose gave a heavy-atom RMSD of 0.48 Å over the pyranose ring core (C1–C5 and O5), which have unambiguous atom mapping independent of bond-order assignment. A full symmetry-corrected heavy-atom RMSD across the whole ligand remains a recommended strengthening of the validation.</w:t>
      </w:r>
    </w:p>
    <w:p w14:paraId="26CBAFEF" w14:textId="77777777" w:rsidR="00D36951" w:rsidRDefault="00000000">
      <w:pPr>
        <w:pStyle w:val="Heading2"/>
      </w:pPr>
      <w:r>
        <w:t>2.8 Combined Scoring</w:t>
      </w:r>
    </w:p>
    <w:p w14:paraId="6F293199" w14:textId="77777777" w:rsidR="00D36951" w:rsidRDefault="00000000">
      <w:pPr>
        <w:shd w:val="clear" w:color="auto" w:fill="F2F2F2"/>
        <w:spacing w:after="120"/>
      </w:pPr>
      <w:r>
        <w:rPr>
          <w:rFonts w:ascii="Consolas" w:eastAsia="Consolas" w:hAnsi="Consolas" w:cs="Consolas"/>
          <w:sz w:val="17"/>
          <w:szCs w:val="17"/>
        </w:rPr>
        <w:t>combined_score = 0.6*norm(lead_score) + 0.4*norm(-Vina_score)</w:t>
      </w:r>
    </w:p>
    <w:p w14:paraId="1A60A941" w14:textId="77777777" w:rsidR="00D36951" w:rsidRDefault="00000000">
      <w:pPr>
        <w:spacing w:after="140" w:line="276" w:lineRule="auto"/>
        <w:jc w:val="both"/>
      </w:pPr>
      <w:r>
        <w:t>Normalisation ranges: lead_score 0.399–0.905; Vina_score −6.138 to −4.976 kcal/mol. The weighting is heuristic and not validated against known actives. norm(x) = (x − min)/(max − min); the ranges (lead 0.399–0.905; Vina −6.138 to −4.976 kcal/mol) are dataset-specific and will change if the library is expanded.</w:t>
      </w:r>
    </w:p>
    <w:p w14:paraId="0949E108" w14:textId="77777777" w:rsidR="00D36951" w:rsidRDefault="00000000">
      <w:pPr>
        <w:pStyle w:val="Heading2"/>
      </w:pPr>
      <w:r>
        <w:t>2.9 Binding Contact Analysis</w:t>
      </w:r>
    </w:p>
    <w:p w14:paraId="724AAF25" w14:textId="77777777" w:rsidR="00D36951" w:rsidRDefault="00000000">
      <w:pPr>
        <w:spacing w:after="140" w:line="276" w:lineRule="auto"/>
        <w:jc w:val="both"/>
      </w:pPr>
      <w:r>
        <w:t>Contacts ≤4.0 Å were extracted from the top-ranked Vina pose of each compound using BioPython NeighborSearch. All contacts are from single top-ranked poses without clustering. Positional uncertainty for 9–10 rotatable-bond ligands is approximately 0.3–0.5 Å; contact-distance differences within this range are indicative rather than quantitative.</w:t>
      </w:r>
    </w:p>
    <w:p w14:paraId="362E03F8" w14:textId="77777777" w:rsidR="00D36951" w:rsidRDefault="00000000">
      <w:pPr>
        <w:pStyle w:val="Heading2"/>
      </w:pPr>
      <w:r>
        <w:t>2.10 Software Validation</w:t>
      </w:r>
    </w:p>
    <w:p w14:paraId="1E5B1FBB" w14:textId="77777777" w:rsidR="00D36951" w:rsidRDefault="00000000">
      <w:pPr>
        <w:spacing w:after="140" w:line="276" w:lineRule="auto"/>
        <w:jc w:val="both"/>
      </w:pPr>
      <w:r>
        <w:t>The pipeline includes 53 pytest tests (69% overall coverage; 89% of phase2_integration.py). The Jupyter notebook produces identical outputs to the command-line interface in a clean environment. GitHub: https://github.com/adamholohan6/taloside-screening-pipeline. Zenodo: 10.5281/zenodo.20476421 (concept DOI; this work archived as v2.2.0). Open Babel 3.1.1; AutoDock Vina 1.2.7.</w:t>
      </w:r>
    </w:p>
    <w:p w14:paraId="1BD883C1" w14:textId="77777777" w:rsidR="00DF57B1" w:rsidRDefault="00DF57B1">
      <w:pPr>
        <w:pStyle w:val="Heading1"/>
      </w:pPr>
    </w:p>
    <w:p w14:paraId="1BDC7626" w14:textId="77777777" w:rsidR="00DF57B1" w:rsidRDefault="00DF57B1">
      <w:pPr>
        <w:pStyle w:val="Heading1"/>
      </w:pPr>
    </w:p>
    <w:p w14:paraId="28DD0C39" w14:textId="5C4345DF" w:rsidR="00D36951" w:rsidRDefault="00000000">
      <w:pPr>
        <w:pStyle w:val="Heading1"/>
      </w:pPr>
      <w:r>
        <w:lastRenderedPageBreak/>
        <w:t>3. Results</w:t>
      </w:r>
    </w:p>
    <w:p w14:paraId="432A9E87" w14:textId="77777777" w:rsidR="00D36951" w:rsidRDefault="00000000">
      <w:pPr>
        <w:pStyle w:val="Heading2"/>
      </w:pPr>
      <w:r>
        <w:t>3.1 Virtual Library Generation</w:t>
      </w:r>
    </w:p>
    <w:p w14:paraId="5510873F" w14:textId="77777777" w:rsidR="00D36951" w:rsidRDefault="00000000">
      <w:pPr>
        <w:spacing w:after="140" w:line="276" w:lineRule="auto"/>
        <w:jc w:val="both"/>
      </w:pPr>
      <w:r>
        <w:t>Sixteen geometrically verified compounds were generated (8 CuAAC + 8 RuAAC). All were valid by SMILES round-trip, with MW 490–579 Da.</w:t>
      </w:r>
    </w:p>
    <w:p w14:paraId="76214C6F" w14:textId="77777777" w:rsidR="00D36951" w:rsidRDefault="00000000">
      <w:pPr>
        <w:pStyle w:val="Heading2"/>
      </w:pPr>
      <w:del w:id="9017" w:author="Claude" w:date="2026-06-08T00:00:00Z">
        <w:r>
          <w:delText>3.2 Drug-Likeness Filtering and Lead Scoring</w:delText>
        </w:r>
      </w:del>
      <w:ins w:id="9018" w:author="Claude" w:date="2026-06-08T00:00:00Z">
        <w:r>
          <w:t>3.2 Physicochemical Filtering and Lead Scoring</w:t>
        </w:r>
      </w:ins>
    </w:p>
    <w:p w14:paraId="767E2247" w14:textId="77777777" w:rsidR="00D36951" w:rsidRDefault="00000000">
      <w:pPr>
        <w:spacing w:after="140" w:line="276" w:lineRule="auto"/>
        <w:jc w:val="both"/>
      </w:pPr>
      <w:r>
        <w:t>Fourteen of 16 compounds (87.5%) passed the Lipinski filter and PAINS screen. Both BB-006 analogues (HBA = 13) were excluded. Lead scores ranged 0.399–0.905 across the 14 compounds.</w:t>
      </w:r>
    </w:p>
    <w:p w14:paraId="5FF5E39E" w14:textId="77777777" w:rsidR="00D36951" w:rsidRDefault="00000000">
      <w:pPr>
        <w:jc w:val="center"/>
      </w:pPr>
      <w:r>
        <w:rPr>
          <w:noProof/>
        </w:rPr>
        <w:drawing>
          <wp:inline distT="0" distB="0" distL="0" distR="0" wp14:anchorId="69CAE5A6" wp14:editId="27D8FE07">
            <wp:extent cx="5303520" cy="303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a_descriptor_histograms.png"/>
                    <pic:cNvPicPr/>
                  </pic:nvPicPr>
                  <pic:blipFill>
                    <a:blip r:embed="rId8"/>
                    <a:stretch>
                      <a:fillRect/>
                    </a:stretch>
                  </pic:blipFill>
                  <pic:spPr>
                    <a:xfrm>
                      <a:off x="0" y="0"/>
                      <a:ext cx="5303520" cy="3030583"/>
                    </a:xfrm>
                    <a:prstGeom prst="rect">
                      <a:avLst/>
                    </a:prstGeom>
                  </pic:spPr>
                </pic:pic>
              </a:graphicData>
            </a:graphic>
          </wp:inline>
        </w:drawing>
      </w:r>
    </w:p>
    <w:p w14:paraId="772A1EE7" w14:textId="77777777" w:rsidR="00D36951" w:rsidRDefault="00000000">
      <w:pPr>
        <w:jc w:val="center"/>
      </w:pPr>
      <w:r>
        <w:rPr>
          <w:noProof/>
        </w:rPr>
        <w:drawing>
          <wp:inline distT="0" distB="0" distL="0" distR="0" wp14:anchorId="4A9629E9" wp14:editId="7DD2A18A">
            <wp:extent cx="5303520" cy="1767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b_building_block_influence.png"/>
                    <pic:cNvPicPr/>
                  </pic:nvPicPr>
                  <pic:blipFill>
                    <a:blip r:embed="rId9"/>
                    <a:stretch>
                      <a:fillRect/>
                    </a:stretch>
                  </pic:blipFill>
                  <pic:spPr>
                    <a:xfrm>
                      <a:off x="0" y="0"/>
                      <a:ext cx="5303520" cy="1767840"/>
                    </a:xfrm>
                    <a:prstGeom prst="rect">
                      <a:avLst/>
                    </a:prstGeom>
                  </pic:spPr>
                </pic:pic>
              </a:graphicData>
            </a:graphic>
          </wp:inline>
        </w:drawing>
      </w:r>
    </w:p>
    <w:p w14:paraId="25F08373" w14:textId="77777777" w:rsidR="00D36951" w:rsidRDefault="00000000">
      <w:pPr>
        <w:spacing w:before="60" w:after="160"/>
        <w:jc w:val="both"/>
      </w:pPr>
      <w:r>
        <w:rPr>
          <w:i/>
          <w:iCs/>
          <w:color w:val="333333"/>
          <w:sz w:val="18"/>
          <w:szCs w:val="18"/>
        </w:rPr>
        <w:t>Figure 1. (a) Descriptor distributions for the 16 generated compounds: MW, LogP, TPSA, HBD, HBA, rotatable bonds. (b) Building-block type vs MW, LogP, and TPSA; dashed lines show carbohydrate-adjusted Lipinski thresholds and the Veber criterion (TPSA = 140 Å²).</w:t>
      </w:r>
    </w:p>
    <w:p w14:paraId="16EF8C40" w14:textId="77777777" w:rsidR="00D36951" w:rsidRDefault="00000000">
      <w:pPr>
        <w:jc w:val="center"/>
      </w:pPr>
      <w:r>
        <w:rPr>
          <w:noProof/>
        </w:rPr>
        <w:lastRenderedPageBreak/>
        <w:drawing>
          <wp:inline distT="0" distB="0" distL="0" distR="0" wp14:anchorId="148C196E" wp14:editId="5DB852D2">
            <wp:extent cx="5303520" cy="441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lead_ranking.png"/>
                    <pic:cNvPicPr/>
                  </pic:nvPicPr>
                  <pic:blipFill>
                    <a:blip r:embed="rId10"/>
                    <a:stretch>
                      <a:fillRect/>
                    </a:stretch>
                  </pic:blipFill>
                  <pic:spPr>
                    <a:xfrm>
                      <a:off x="0" y="0"/>
                      <a:ext cx="5303520" cy="4419600"/>
                    </a:xfrm>
                    <a:prstGeom prst="rect">
                      <a:avLst/>
                    </a:prstGeom>
                  </pic:spPr>
                </pic:pic>
              </a:graphicData>
            </a:graphic>
          </wp:inline>
        </w:drawing>
      </w:r>
    </w:p>
    <w:p w14:paraId="7EE432EF" w14:textId="77777777" w:rsidR="00D36951" w:rsidRDefault="00000000">
      <w:pPr>
        <w:spacing w:before="60" w:after="160"/>
        <w:jc w:val="both"/>
      </w:pPr>
      <w:r>
        <w:rPr>
          <w:i/>
          <w:iCs/>
          <w:color w:val="333333"/>
          <w:sz w:val="18"/>
          <w:szCs w:val="18"/>
        </w:rPr>
        <w:t>Figure 2. Lead compound ranking (Phase 2): (a) lead-score distribution; (b) MW vs LogP coloured by lead score; (c) TPSA vs rotatable bonds coloured by lead score; (d) building-block categories among top leads.</w:t>
      </w:r>
    </w:p>
    <w:p w14:paraId="13830A2A" w14:textId="77777777" w:rsidR="00D36951" w:rsidRDefault="00000000">
      <w:pPr>
        <w:pStyle w:val="Heading2"/>
      </w:pPr>
      <w:r>
        <w:t>3.3 Docking and Scoring Results</w:t>
      </w:r>
    </w:p>
    <w:p w14:paraId="2529B32B" w14:textId="77777777" w:rsidR="00D36951" w:rsidRDefault="00000000">
      <w:pPr>
        <w:spacing w:after="140" w:line="276" w:lineRule="auto"/>
        <w:jc w:val="both"/>
      </w:pPr>
      <w:r>
        <w:t>All 14 compounds docked (Vina −6.138 to −4.976 kcal/mol). Tables 1 and 2 give the top 5 by combined score and by raw Vina score, respectively; both are needed to disentangle docking signal from scoring construction.</w:t>
      </w:r>
    </w:p>
    <w:p w14:paraId="4BCB3E27" w14:textId="77777777" w:rsidR="00D36951" w:rsidRDefault="00000000">
      <w:pPr>
        <w:spacing w:before="120" w:after="60"/>
        <w:jc w:val="center"/>
      </w:pPr>
      <w:r>
        <w:rPr>
          <w:b/>
          <w:bCs/>
          <w:sz w:val="19"/>
          <w:szCs w:val="19"/>
        </w:rPr>
        <w:t>Table 1. Top 5 by Combined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60"/>
        <w:gridCol w:w="1500"/>
        <w:gridCol w:w="1300"/>
        <w:gridCol w:w="1300"/>
        <w:gridCol w:w="1300"/>
      </w:tblGrid>
      <w:tr w:rsidR="00D36951" w14:paraId="7B784CEC" w14:textId="77777777">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4F1C4D96" w14:textId="77777777" w:rsidR="00D36951" w:rsidRDefault="00000000">
            <w:pPr>
              <w:jc w:val="center"/>
            </w:pPr>
            <w:r>
              <w:rPr>
                <w:b/>
                <w:bCs/>
                <w:color w:val="FFFFFF"/>
                <w:sz w:val="18"/>
                <w:szCs w:val="18"/>
              </w:rPr>
              <w:t>Rank</w:t>
            </w:r>
          </w:p>
        </w:tc>
        <w:tc>
          <w:tcPr>
            <w:tcW w:w="326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0BD95128" w14:textId="77777777" w:rsidR="00D36951" w:rsidRDefault="00000000">
            <w:r>
              <w:rPr>
                <w:b/>
                <w:bCs/>
                <w:color w:val="FFFFFF"/>
                <w:sz w:val="18"/>
                <w:szCs w:val="18"/>
              </w:rPr>
              <w:t>Compound ID</w:t>
            </w:r>
          </w:p>
        </w:tc>
        <w:tc>
          <w:tcPr>
            <w:tcW w:w="15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2B0B20F5" w14:textId="77777777" w:rsidR="00D36951" w:rsidRDefault="00000000">
            <w:pPr>
              <w:jc w:val="center"/>
            </w:pPr>
            <w:r>
              <w:rPr>
                <w:b/>
                <w:bCs/>
                <w:color w:val="FFFFFF"/>
                <w:sz w:val="18"/>
                <w:szCs w:val="18"/>
              </w:rPr>
              <w:t>Regioisomer</w:t>
            </w:r>
          </w:p>
        </w:tc>
        <w:tc>
          <w:tcPr>
            <w:tcW w:w="13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64FC1E09" w14:textId="77777777" w:rsidR="00D36951" w:rsidRDefault="00000000">
            <w:pPr>
              <w:jc w:val="center"/>
            </w:pPr>
            <w:r>
              <w:rPr>
                <w:b/>
                <w:bCs/>
                <w:color w:val="FFFFFF"/>
                <w:sz w:val="18"/>
                <w:szCs w:val="18"/>
              </w:rPr>
              <w:t>Vina (kcal/mol)</w:t>
            </w:r>
          </w:p>
        </w:tc>
        <w:tc>
          <w:tcPr>
            <w:tcW w:w="13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3719209A" w14:textId="77777777" w:rsidR="00D36951" w:rsidRDefault="00000000">
            <w:pPr>
              <w:jc w:val="center"/>
            </w:pPr>
            <w:r>
              <w:rPr>
                <w:b/>
                <w:bCs/>
                <w:color w:val="FFFFFF"/>
                <w:sz w:val="18"/>
                <w:szCs w:val="18"/>
              </w:rPr>
              <w:t>Lead Score</w:t>
            </w:r>
          </w:p>
        </w:tc>
        <w:tc>
          <w:tcPr>
            <w:tcW w:w="13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5A048BE9" w14:textId="77777777" w:rsidR="00D36951" w:rsidRDefault="00000000">
            <w:pPr>
              <w:jc w:val="center"/>
            </w:pPr>
            <w:r>
              <w:rPr>
                <w:b/>
                <w:bCs/>
                <w:color w:val="FFFFFF"/>
                <w:sz w:val="18"/>
                <w:szCs w:val="18"/>
              </w:rPr>
              <w:t>Combined Score</w:t>
            </w:r>
          </w:p>
        </w:tc>
      </w:tr>
      <w:tr w:rsidR="00D36951" w14:paraId="235816F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512BED6C" w14:textId="77777777" w:rsidR="00D36951" w:rsidRDefault="00000000">
            <w:pPr>
              <w:jc w:val="center"/>
            </w:pPr>
            <w:r>
              <w:rPr>
                <w:color w:val="000000"/>
                <w:sz w:val="18"/>
                <w:szCs w:val="18"/>
              </w:rPr>
              <w:t>1</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1D403376" w14:textId="77777777" w:rsidR="00D36951" w:rsidRDefault="00000000">
            <w:r>
              <w:rPr>
                <w:color w:val="000000"/>
                <w:sz w:val="18"/>
                <w:szCs w:val="18"/>
              </w:rPr>
              <w:t>SCAF-001_BB-004-4F_CuAAC_1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4302E692" w14:textId="77777777" w:rsidR="00D36951" w:rsidRDefault="00000000">
            <w:pPr>
              <w:jc w:val="center"/>
            </w:pPr>
            <w:r>
              <w:rPr>
                <w:color w:val="000000"/>
                <w:sz w:val="18"/>
                <w:szCs w:val="18"/>
              </w:rPr>
              <w:t>1,4-CuAAC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61544B6D" w14:textId="77777777" w:rsidR="00D36951" w:rsidRDefault="00000000">
            <w:pPr>
              <w:jc w:val="center"/>
            </w:pPr>
            <w:r>
              <w:rPr>
                <w:color w:val="000000"/>
                <w:sz w:val="18"/>
                <w:szCs w:val="18"/>
              </w:rPr>
              <w:t>−6.138</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79DE6D03" w14:textId="77777777" w:rsidR="00D36951" w:rsidRDefault="00000000">
            <w:pPr>
              <w:jc w:val="center"/>
            </w:pPr>
            <w:r>
              <w:rPr>
                <w:color w:val="000000"/>
                <w:sz w:val="18"/>
                <w:szCs w:val="18"/>
              </w:rPr>
              <w:t>0.840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6508F2D1" w14:textId="77777777" w:rsidR="00D36951" w:rsidRDefault="00000000">
            <w:pPr>
              <w:jc w:val="center"/>
            </w:pPr>
            <w:r>
              <w:rPr>
                <w:color w:val="000000"/>
                <w:sz w:val="18"/>
                <w:szCs w:val="18"/>
              </w:rPr>
              <w:t>0.922</w:t>
            </w:r>
          </w:p>
        </w:tc>
      </w:tr>
      <w:tr w:rsidR="00D36951" w14:paraId="65DC4140" w14:textId="77777777">
        <w:tc>
          <w:tcPr>
            <w:tcW w:w="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0575CFCF" w14:textId="77777777" w:rsidR="00D36951" w:rsidRDefault="00000000">
            <w:pPr>
              <w:jc w:val="center"/>
            </w:pPr>
            <w:r>
              <w:rPr>
                <w:color w:val="000000"/>
                <w:sz w:val="18"/>
                <w:szCs w:val="18"/>
              </w:rPr>
              <w:t>2</w:t>
            </w:r>
          </w:p>
        </w:tc>
        <w:tc>
          <w:tcPr>
            <w:tcW w:w="32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13B1F605" w14:textId="77777777" w:rsidR="00D36951" w:rsidRDefault="00000000">
            <w:r>
              <w:rPr>
                <w:color w:val="000000"/>
                <w:sz w:val="18"/>
                <w:szCs w:val="18"/>
              </w:rPr>
              <w:t>SCAF-001_BB-001-Ph_CuAAC_1</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2D37CBAD" w14:textId="77777777" w:rsidR="00D36951" w:rsidRDefault="00000000">
            <w:pPr>
              <w:jc w:val="center"/>
            </w:pPr>
            <w:r>
              <w:rPr>
                <w:color w:val="000000"/>
                <w:sz w:val="18"/>
                <w:szCs w:val="18"/>
              </w:rPr>
              <w:t>1,4-CuAAC</w:t>
            </w:r>
          </w:p>
        </w:tc>
        <w:tc>
          <w:tcPr>
            <w:tcW w:w="13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508D659E" w14:textId="77777777" w:rsidR="00D36951" w:rsidRDefault="00000000">
            <w:pPr>
              <w:jc w:val="center"/>
            </w:pPr>
            <w:r>
              <w:rPr>
                <w:color w:val="000000"/>
                <w:sz w:val="18"/>
                <w:szCs w:val="18"/>
              </w:rPr>
              <w:t>−5.728</w:t>
            </w:r>
          </w:p>
        </w:tc>
        <w:tc>
          <w:tcPr>
            <w:tcW w:w="13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5B8039F6" w14:textId="77777777" w:rsidR="00D36951" w:rsidRDefault="00000000">
            <w:pPr>
              <w:jc w:val="center"/>
            </w:pPr>
            <w:r>
              <w:rPr>
                <w:color w:val="000000"/>
                <w:sz w:val="18"/>
                <w:szCs w:val="18"/>
              </w:rPr>
              <w:t>0.905</w:t>
            </w:r>
          </w:p>
        </w:tc>
        <w:tc>
          <w:tcPr>
            <w:tcW w:w="13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613C6ADB" w14:textId="77777777" w:rsidR="00D36951" w:rsidRDefault="00000000">
            <w:pPr>
              <w:jc w:val="center"/>
            </w:pPr>
            <w:r>
              <w:rPr>
                <w:color w:val="000000"/>
                <w:sz w:val="18"/>
                <w:szCs w:val="18"/>
              </w:rPr>
              <w:t>0.859</w:t>
            </w:r>
          </w:p>
        </w:tc>
      </w:tr>
      <w:tr w:rsidR="00D36951" w14:paraId="633C6165"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4DC03174" w14:textId="77777777" w:rsidR="00D36951" w:rsidRDefault="00000000">
            <w:pPr>
              <w:jc w:val="center"/>
            </w:pPr>
            <w:r>
              <w:rPr>
                <w:color w:val="000000"/>
                <w:sz w:val="18"/>
                <w:szCs w:val="18"/>
              </w:rPr>
              <w:t>3</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61361CFC" w14:textId="77777777" w:rsidR="00D36951" w:rsidRDefault="00000000">
            <w:r>
              <w:rPr>
                <w:color w:val="000000"/>
                <w:sz w:val="18"/>
                <w:szCs w:val="18"/>
              </w:rPr>
              <w:t>SCAF-001_BB-003-4Cl_CuAAC_1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7402D453" w14:textId="77777777" w:rsidR="00D36951" w:rsidRDefault="00000000">
            <w:pPr>
              <w:jc w:val="center"/>
            </w:pPr>
            <w:r>
              <w:rPr>
                <w:color w:val="000000"/>
                <w:sz w:val="18"/>
                <w:szCs w:val="18"/>
              </w:rPr>
              <w:t>1,4-CuAAC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2B9859C2" w14:textId="77777777" w:rsidR="00D36951" w:rsidRDefault="00000000">
            <w:pPr>
              <w:jc w:val="center"/>
            </w:pPr>
            <w:r>
              <w:rPr>
                <w:color w:val="000000"/>
                <w:sz w:val="18"/>
                <w:szCs w:val="18"/>
              </w:rPr>
              <w:t>−6.002</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0EB826A5" w14:textId="77777777" w:rsidR="00D36951" w:rsidRDefault="00000000">
            <w:pPr>
              <w:jc w:val="center"/>
            </w:pPr>
            <w:r>
              <w:rPr>
                <w:color w:val="000000"/>
                <w:sz w:val="18"/>
                <w:szCs w:val="18"/>
              </w:rPr>
              <w:t>0.737</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49AF4023" w14:textId="77777777" w:rsidR="00D36951" w:rsidRDefault="00000000">
            <w:pPr>
              <w:jc w:val="center"/>
            </w:pPr>
            <w:r>
              <w:rPr>
                <w:color w:val="000000"/>
                <w:sz w:val="18"/>
                <w:szCs w:val="18"/>
              </w:rPr>
              <w:t>0.753</w:t>
            </w:r>
          </w:p>
        </w:tc>
      </w:tr>
      <w:tr w:rsidR="00D36951" w14:paraId="42099863" w14:textId="77777777">
        <w:tc>
          <w:tcPr>
            <w:tcW w:w="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1E714200" w14:textId="77777777" w:rsidR="00D36951" w:rsidRDefault="00000000">
            <w:pPr>
              <w:jc w:val="center"/>
            </w:pPr>
            <w:r>
              <w:rPr>
                <w:color w:val="000000"/>
                <w:sz w:val="18"/>
                <w:szCs w:val="18"/>
              </w:rPr>
              <w:t>4</w:t>
            </w:r>
          </w:p>
        </w:tc>
        <w:tc>
          <w:tcPr>
            <w:tcW w:w="32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79FDB976" w14:textId="77777777" w:rsidR="00D36951" w:rsidRDefault="00000000">
            <w:r>
              <w:rPr>
                <w:color w:val="000000"/>
                <w:sz w:val="18"/>
                <w:szCs w:val="18"/>
              </w:rPr>
              <w:t>SCAF-001_BB-004-4F_RuAAC_1</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15C0DE4E" w14:textId="77777777" w:rsidR="00D36951" w:rsidRDefault="00000000">
            <w:pPr>
              <w:jc w:val="center"/>
            </w:pPr>
            <w:r>
              <w:rPr>
                <w:color w:val="000000"/>
                <w:sz w:val="18"/>
                <w:szCs w:val="18"/>
              </w:rPr>
              <w:t>1,5-RuAAC</w:t>
            </w:r>
          </w:p>
        </w:tc>
        <w:tc>
          <w:tcPr>
            <w:tcW w:w="13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231D0252" w14:textId="77777777" w:rsidR="00D36951" w:rsidRDefault="00000000">
            <w:pPr>
              <w:jc w:val="center"/>
            </w:pPr>
            <w:r>
              <w:rPr>
                <w:color w:val="000000"/>
                <w:sz w:val="18"/>
                <w:szCs w:val="18"/>
              </w:rPr>
              <w:t>−5.843</w:t>
            </w:r>
          </w:p>
        </w:tc>
        <w:tc>
          <w:tcPr>
            <w:tcW w:w="13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2AEECF2B" w14:textId="77777777" w:rsidR="00D36951" w:rsidRDefault="00000000">
            <w:pPr>
              <w:jc w:val="center"/>
            </w:pPr>
            <w:r>
              <w:rPr>
                <w:color w:val="000000"/>
                <w:sz w:val="18"/>
                <w:szCs w:val="18"/>
              </w:rPr>
              <w:t>0.765</w:t>
            </w:r>
          </w:p>
        </w:tc>
        <w:tc>
          <w:tcPr>
            <w:tcW w:w="13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268E741F" w14:textId="77777777" w:rsidR="00D36951" w:rsidRDefault="00000000">
            <w:pPr>
              <w:jc w:val="center"/>
            </w:pPr>
            <w:r>
              <w:rPr>
                <w:color w:val="000000"/>
                <w:sz w:val="18"/>
                <w:szCs w:val="18"/>
              </w:rPr>
              <w:t>0.732</w:t>
            </w:r>
          </w:p>
        </w:tc>
      </w:tr>
      <w:tr w:rsidR="00D36951" w14:paraId="074DFC8A"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0527E09D" w14:textId="77777777" w:rsidR="00D36951" w:rsidRDefault="00000000">
            <w:pPr>
              <w:jc w:val="center"/>
            </w:pPr>
            <w:r>
              <w:rPr>
                <w:color w:val="000000"/>
                <w:sz w:val="18"/>
                <w:szCs w:val="18"/>
              </w:rPr>
              <w:t>5</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65E0A7EC" w14:textId="77777777" w:rsidR="00D36951" w:rsidRDefault="00000000">
            <w:r>
              <w:rPr>
                <w:color w:val="000000"/>
                <w:sz w:val="18"/>
                <w:szCs w:val="18"/>
              </w:rPr>
              <w:t>SCAF-001_BB-001-Ph_RuAAC_1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7696EE1C" w14:textId="77777777" w:rsidR="00D36951" w:rsidRDefault="00000000">
            <w:pPr>
              <w:jc w:val="center"/>
            </w:pPr>
            <w:r>
              <w:rPr>
                <w:color w:val="000000"/>
                <w:sz w:val="18"/>
                <w:szCs w:val="18"/>
              </w:rPr>
              <w:t>1,5-RuAAC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17399F29" w14:textId="77777777" w:rsidR="00D36951" w:rsidRDefault="00000000">
            <w:pPr>
              <w:jc w:val="center"/>
            </w:pPr>
            <w:r>
              <w:rPr>
                <w:color w:val="000000"/>
                <w:sz w:val="18"/>
                <w:szCs w:val="18"/>
              </w:rPr>
              <w:t>−5.481</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189BAC75" w14:textId="77777777" w:rsidR="00D36951" w:rsidRDefault="00000000">
            <w:pPr>
              <w:jc w:val="center"/>
            </w:pPr>
            <w:r>
              <w:rPr>
                <w:color w:val="000000"/>
                <w:sz w:val="18"/>
                <w:szCs w:val="18"/>
              </w:rPr>
              <w:t>0.830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2733BFB3" w14:textId="77777777" w:rsidR="00D36951" w:rsidRDefault="00000000">
            <w:pPr>
              <w:jc w:val="center"/>
            </w:pPr>
            <w:r>
              <w:rPr>
                <w:color w:val="000000"/>
                <w:sz w:val="18"/>
                <w:szCs w:val="18"/>
              </w:rPr>
              <w:t>0.685</w:t>
            </w:r>
          </w:p>
        </w:tc>
      </w:tr>
    </w:tbl>
    <w:p w14:paraId="55DDEAAF" w14:textId="77777777" w:rsidR="00D36951" w:rsidRDefault="00000000">
      <w:pPr>
        <w:spacing w:before="60" w:after="160"/>
        <w:jc w:val="both"/>
      </w:pPr>
      <w:r>
        <w:rPr>
          <w:i/>
          <w:iCs/>
          <w:color w:val="333333"/>
          <w:sz w:val="18"/>
          <w:szCs w:val="18"/>
        </w:rPr>
        <w:t>BB-004-4F and BB-001-Ph CuAAC_1 are co-equal priority candidates: the Vina margin is 0.41 kcal/mol (within the ~2 kcal/mol expected error). BB-001-Ph has the highest lead score (0.905). The SA term encodes +0.075 for every CuAAC compound. Normalisation: lead 0.399–0.905; Vina −6.138 to −4.976 kcal/mol. Full 14-compound table: Supporting Information Table S2.</w:t>
      </w:r>
    </w:p>
    <w:p w14:paraId="4A8D67D0" w14:textId="77777777" w:rsidR="00E206DC" w:rsidRDefault="00E206DC">
      <w:pPr>
        <w:spacing w:before="120" w:after="60"/>
        <w:jc w:val="center"/>
        <w:rPr>
          <w:b/>
          <w:bCs/>
          <w:sz w:val="19"/>
          <w:szCs w:val="19"/>
        </w:rPr>
      </w:pPr>
    </w:p>
    <w:p w14:paraId="3D813063" w14:textId="2E6096FE" w:rsidR="00D36951" w:rsidRDefault="00000000">
      <w:pPr>
        <w:spacing w:before="120" w:after="60"/>
        <w:jc w:val="center"/>
      </w:pPr>
      <w:r>
        <w:rPr>
          <w:b/>
          <w:bCs/>
          <w:sz w:val="19"/>
          <w:szCs w:val="19"/>
        </w:rPr>
        <w:lastRenderedPageBreak/>
        <w:t>Table 2. Top 5 by Raw Vina Score (independent of SA weighting)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560"/>
        <w:gridCol w:w="2400"/>
        <w:gridCol w:w="1500"/>
      </w:tblGrid>
      <w:tr w:rsidR="00D36951" w14:paraId="6170B674" w14:textId="77777777">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202A26A0" w14:textId="77777777" w:rsidR="00D36951" w:rsidRDefault="00000000">
            <w:pPr>
              <w:jc w:val="center"/>
            </w:pPr>
            <w:r>
              <w:rPr>
                <w:b/>
                <w:bCs/>
                <w:color w:val="FFFFFF"/>
                <w:sz w:val="18"/>
                <w:szCs w:val="18"/>
              </w:rPr>
              <w:t>Rank</w:t>
            </w:r>
          </w:p>
        </w:tc>
        <w:tc>
          <w:tcPr>
            <w:tcW w:w="456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0C1887BE" w14:textId="77777777" w:rsidR="00D36951" w:rsidRDefault="00000000">
            <w:r>
              <w:rPr>
                <w:b/>
                <w:bCs/>
                <w:color w:val="FFFFFF"/>
                <w:sz w:val="18"/>
                <w:szCs w:val="18"/>
              </w:rPr>
              <w:t>Compound ID</w:t>
            </w:r>
          </w:p>
        </w:tc>
        <w:tc>
          <w:tcPr>
            <w:tcW w:w="24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241C3FAB" w14:textId="77777777" w:rsidR="00D36951" w:rsidRDefault="00000000">
            <w:pPr>
              <w:jc w:val="center"/>
            </w:pPr>
            <w:r>
              <w:rPr>
                <w:b/>
                <w:bCs/>
                <w:color w:val="FFFFFF"/>
                <w:sz w:val="18"/>
                <w:szCs w:val="18"/>
              </w:rPr>
              <w:t>Regioisomer</w:t>
            </w:r>
          </w:p>
        </w:tc>
        <w:tc>
          <w:tcPr>
            <w:tcW w:w="1500" w:type="dxa"/>
            <w:tcBorders>
              <w:top w:val="single" w:sz="1" w:space="0" w:color="BBBBBB"/>
              <w:left w:val="single" w:sz="1" w:space="0" w:color="BBBBBB"/>
              <w:bottom w:val="single" w:sz="1" w:space="0" w:color="BBBBBB"/>
              <w:right w:val="single" w:sz="1" w:space="0" w:color="BBBBBB"/>
            </w:tcBorders>
            <w:shd w:val="clear" w:color="auto" w:fill="2E5496"/>
            <w:tcMar>
              <w:top w:w="60" w:type="dxa"/>
              <w:left w:w="90" w:type="dxa"/>
              <w:bottom w:w="60" w:type="dxa"/>
              <w:right w:w="90" w:type="dxa"/>
            </w:tcMar>
          </w:tcPr>
          <w:p w14:paraId="6AC34D13" w14:textId="77777777" w:rsidR="00D36951" w:rsidRDefault="00000000">
            <w:pPr>
              <w:jc w:val="center"/>
            </w:pPr>
            <w:r>
              <w:rPr>
                <w:b/>
                <w:bCs/>
                <w:color w:val="FFFFFF"/>
                <w:sz w:val="18"/>
                <w:szCs w:val="18"/>
              </w:rPr>
              <w:t>Vina (kcal/mol)</w:t>
            </w:r>
          </w:p>
        </w:tc>
      </w:tr>
      <w:tr w:rsidR="00D36951" w14:paraId="3B10BB65"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3C147734" w14:textId="77777777" w:rsidR="00D36951" w:rsidRDefault="00000000">
            <w:pPr>
              <w:jc w:val="center"/>
            </w:pPr>
            <w:r>
              <w:rPr>
                <w:color w:val="000000"/>
                <w:sz w:val="18"/>
                <w:szCs w:val="18"/>
              </w:rPr>
              <w:t>1</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782DD16A" w14:textId="77777777" w:rsidR="00D36951" w:rsidRDefault="00000000">
            <w:r>
              <w:rPr>
                <w:color w:val="000000"/>
                <w:sz w:val="18"/>
                <w:szCs w:val="18"/>
              </w:rPr>
              <w:t>SCAF-001_BB-004-4F_CuAAC_1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10C7D34F" w14:textId="77777777" w:rsidR="00D36951" w:rsidRDefault="00000000">
            <w:pPr>
              <w:jc w:val="center"/>
            </w:pPr>
            <w:r>
              <w:rPr>
                <w:color w:val="000000"/>
                <w:sz w:val="18"/>
                <w:szCs w:val="18"/>
              </w:rPr>
              <w:t>1,4-CuAAC</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5D0244A8" w14:textId="77777777" w:rsidR="00D36951" w:rsidRDefault="00000000">
            <w:pPr>
              <w:jc w:val="center"/>
            </w:pPr>
            <w:r>
              <w:rPr>
                <w:color w:val="000000"/>
                <w:sz w:val="18"/>
                <w:szCs w:val="18"/>
              </w:rPr>
              <w:t>−6.138</w:t>
            </w:r>
          </w:p>
        </w:tc>
      </w:tr>
      <w:tr w:rsidR="00D36951" w14:paraId="72728DCC" w14:textId="77777777">
        <w:tc>
          <w:tcPr>
            <w:tcW w:w="9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0BF1EDC8" w14:textId="77777777" w:rsidR="00D36951" w:rsidRDefault="00000000">
            <w:pPr>
              <w:jc w:val="center"/>
            </w:pPr>
            <w:r>
              <w:rPr>
                <w:color w:val="000000"/>
                <w:sz w:val="18"/>
                <w:szCs w:val="18"/>
              </w:rPr>
              <w:t>2</w:t>
            </w:r>
          </w:p>
        </w:tc>
        <w:tc>
          <w:tcPr>
            <w:tcW w:w="45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5B3BCE32" w14:textId="77777777" w:rsidR="00D36951" w:rsidRDefault="00000000">
            <w:r>
              <w:rPr>
                <w:color w:val="000000"/>
                <w:sz w:val="18"/>
                <w:szCs w:val="18"/>
              </w:rPr>
              <w:t>SCAF-001_BB-007-Pyridine_CuAAC_1</w:t>
            </w:r>
          </w:p>
        </w:tc>
        <w:tc>
          <w:tcPr>
            <w:tcW w:w="2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20624B61" w14:textId="77777777" w:rsidR="00D36951" w:rsidRDefault="00000000">
            <w:pPr>
              <w:jc w:val="center"/>
            </w:pPr>
            <w:r>
              <w:rPr>
                <w:color w:val="000000"/>
                <w:sz w:val="18"/>
                <w:szCs w:val="18"/>
              </w:rPr>
              <w:t>1,4-CuAAC</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75F27B56" w14:textId="77777777" w:rsidR="00D36951" w:rsidRDefault="00000000">
            <w:pPr>
              <w:jc w:val="center"/>
            </w:pPr>
            <w:r>
              <w:rPr>
                <w:color w:val="000000"/>
                <w:sz w:val="18"/>
                <w:szCs w:val="18"/>
              </w:rPr>
              <w:t>−6.008</w:t>
            </w:r>
          </w:p>
        </w:tc>
      </w:tr>
      <w:tr w:rsidR="00D36951" w14:paraId="719E33E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2FB6B92E" w14:textId="77777777" w:rsidR="00D36951" w:rsidRDefault="00000000">
            <w:pPr>
              <w:jc w:val="center"/>
            </w:pPr>
            <w:r>
              <w:rPr>
                <w:color w:val="000000"/>
                <w:sz w:val="18"/>
                <w:szCs w:val="18"/>
              </w:rPr>
              <w:t>3</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0FEAED1C" w14:textId="77777777" w:rsidR="00D36951" w:rsidRDefault="00000000">
            <w:r>
              <w:rPr>
                <w:color w:val="000000"/>
                <w:sz w:val="18"/>
                <w:szCs w:val="18"/>
              </w:rPr>
              <w:t>SCAF-001_BB-003-4Cl_CuAAC_1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42970504" w14:textId="77777777" w:rsidR="00D36951" w:rsidRDefault="00000000">
            <w:pPr>
              <w:jc w:val="center"/>
            </w:pPr>
            <w:r>
              <w:rPr>
                <w:color w:val="000000"/>
                <w:sz w:val="18"/>
                <w:szCs w:val="18"/>
              </w:rPr>
              <w:t>1,4-CuAAC</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36A84CFC" w14:textId="77777777" w:rsidR="00D36951" w:rsidRDefault="00000000">
            <w:pPr>
              <w:jc w:val="center"/>
            </w:pPr>
            <w:r>
              <w:rPr>
                <w:color w:val="000000"/>
                <w:sz w:val="18"/>
                <w:szCs w:val="18"/>
              </w:rPr>
              <w:t>−6.002</w:t>
            </w:r>
          </w:p>
        </w:tc>
      </w:tr>
      <w:tr w:rsidR="00D36951" w14:paraId="416905B1" w14:textId="77777777">
        <w:tc>
          <w:tcPr>
            <w:tcW w:w="9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5D3A8613" w14:textId="77777777" w:rsidR="00D36951" w:rsidRDefault="00000000">
            <w:pPr>
              <w:jc w:val="center"/>
            </w:pPr>
            <w:r>
              <w:rPr>
                <w:color w:val="000000"/>
                <w:sz w:val="18"/>
                <w:szCs w:val="18"/>
              </w:rPr>
              <w:t>4</w:t>
            </w:r>
          </w:p>
        </w:tc>
        <w:tc>
          <w:tcPr>
            <w:tcW w:w="45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293680AA" w14:textId="77777777" w:rsidR="00D36951" w:rsidRDefault="00000000">
            <w:r>
              <w:rPr>
                <w:color w:val="000000"/>
                <w:sz w:val="18"/>
                <w:szCs w:val="18"/>
              </w:rPr>
              <w:t>SCAF-001_BB-004-4F_RuAAC_1</w:t>
            </w:r>
          </w:p>
        </w:tc>
        <w:tc>
          <w:tcPr>
            <w:tcW w:w="2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2AF2B39B" w14:textId="77777777" w:rsidR="00D36951" w:rsidRDefault="00000000">
            <w:pPr>
              <w:jc w:val="center"/>
            </w:pPr>
            <w:r>
              <w:rPr>
                <w:color w:val="000000"/>
                <w:sz w:val="18"/>
                <w:szCs w:val="18"/>
              </w:rPr>
              <w:t>1,5-RuAAC</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90" w:type="dxa"/>
              <w:bottom w:w="60" w:type="dxa"/>
              <w:right w:w="90" w:type="dxa"/>
            </w:tcMar>
          </w:tcPr>
          <w:p w14:paraId="3BE0FD7A" w14:textId="77777777" w:rsidR="00D36951" w:rsidRDefault="00000000">
            <w:pPr>
              <w:jc w:val="center"/>
            </w:pPr>
            <w:r>
              <w:rPr>
                <w:color w:val="000000"/>
                <w:sz w:val="18"/>
                <w:szCs w:val="18"/>
              </w:rPr>
              <w:t>−5.843</w:t>
            </w:r>
          </w:p>
        </w:tc>
      </w:tr>
      <w:tr w:rsidR="00D36951" w14:paraId="698531A9"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750C1F01" w14:textId="77777777" w:rsidR="00D36951" w:rsidRDefault="00000000">
            <w:pPr>
              <w:jc w:val="center"/>
            </w:pPr>
            <w:r>
              <w:rPr>
                <w:color w:val="000000"/>
                <w:sz w:val="18"/>
                <w:szCs w:val="18"/>
              </w:rPr>
              <w:t>5</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6D0E630B" w14:textId="77777777" w:rsidR="00D36951" w:rsidRDefault="00000000">
            <w:r>
              <w:rPr>
                <w:color w:val="000000"/>
                <w:sz w:val="18"/>
                <w:szCs w:val="18"/>
              </w:rPr>
              <w:t>SCAF-001_BB-002-4OMe_CuAAC_1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5BFA9C99" w14:textId="77777777" w:rsidR="00D36951" w:rsidRDefault="00000000">
            <w:pPr>
              <w:jc w:val="center"/>
            </w:pPr>
            <w:r>
              <w:rPr>
                <w:color w:val="000000"/>
                <w:sz w:val="18"/>
                <w:szCs w:val="18"/>
              </w:rPr>
              <w:t>1,4-CuAAC</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90" w:type="dxa"/>
              <w:bottom w:w="60" w:type="dxa"/>
              <w:right w:w="90" w:type="dxa"/>
            </w:tcMar>
          </w:tcPr>
          <w:p w14:paraId="3856804F" w14:textId="77777777" w:rsidR="00D36951" w:rsidRDefault="00000000">
            <w:pPr>
              <w:jc w:val="center"/>
            </w:pPr>
            <w:r>
              <w:rPr>
                <w:color w:val="000000"/>
                <w:sz w:val="18"/>
                <w:szCs w:val="18"/>
              </w:rPr>
              <w:t>−5.816</w:t>
            </w:r>
          </w:p>
        </w:tc>
      </w:tr>
    </w:tbl>
    <w:p w14:paraId="35CF0DDE" w14:textId="77777777" w:rsidR="00D36951" w:rsidRDefault="00000000">
      <w:pPr>
        <w:spacing w:before="60" w:after="160"/>
        <w:jc w:val="both"/>
      </w:pPr>
      <w:r>
        <w:rPr>
          <w:i/>
          <w:iCs/>
          <w:color w:val="333333"/>
          <w:sz w:val="18"/>
          <w:szCs w:val="18"/>
        </w:rPr>
        <w:t>On raw Vina alone, Pyridine_CuAAC (rank 2, −6.008) and 4Cl_CuAAC (rank 3, −6.002) outscore 4F-RuAAC (rank 4, −5.843) and Ph-CuAAC does not appear in the top 5. The clean top-3 CuAAC sweep in Table 1 is partly a product of the SA term; regioisomer preference cannot be established from this dataset alone.</w:t>
      </w:r>
    </w:p>
    <w:p w14:paraId="6353BF95" w14:textId="77777777" w:rsidR="00D36951" w:rsidRPr="00E206DC" w:rsidRDefault="00000000">
      <w:pPr>
        <w:spacing w:after="140" w:line="276" w:lineRule="auto"/>
        <w:jc w:val="both"/>
      </w:pPr>
      <w:r>
        <w:t>Scoring-sensitivity (SA term). Because the 1,4 and 1,5 regioisomers of each building block are descriptor-identical (Section 2.6), the SA term is the only feature distinguishing their lead scores. Re-ranking the 14 compounds with the SA term removed, and separately with the binary SA term replaced by a normalised Ertl synthetic-accessibility score, leaves the two co-equal leads unchanged (4F-CuAAC rank 1, Ph-CuAAC rank 2 in all three schemes) but collapses the apparent top-3 CuAAC sweep: the 4-fluorophenyl RuAAC isomer rises from rank 4 to rank 3 and 4Cl-CuAAC falls to rank 5 (Table S5). This confirms that the 1,4-CuAAC dominance of the combined ranking is substantially an artifact of the SA weighting and is consistent with the raw-Vina ordering in Table 2. The recomputation reproduces the published combined-score top-5 exactly under the original (with-SA) scheme. In the No-SA and Ertl-SA schemes the remaining weights were NOT renormalised (they sum to 0.85 and variable respectively); scores in those columns are therefore on a different absolute scale than the with-SA column and should be compared only by rank, not magnitude.</w:t>
      </w:r>
    </w:p>
    <w:p w14:paraId="1EE9B157" w14:textId="77777777" w:rsidR="00D36951" w:rsidRDefault="00000000">
      <w:pPr>
        <w:jc w:val="center"/>
      </w:pPr>
      <w:r>
        <w:rPr>
          <w:noProof/>
        </w:rPr>
        <w:drawing>
          <wp:inline distT="0" distB="0" distL="0" distR="0" wp14:anchorId="034E3588" wp14:editId="6A6863D1">
            <wp:extent cx="5303520" cy="18941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docking_summary.png"/>
                    <pic:cNvPicPr/>
                  </pic:nvPicPr>
                  <pic:blipFill>
                    <a:blip r:embed="rId11"/>
                    <a:stretch>
                      <a:fillRect/>
                    </a:stretch>
                  </pic:blipFill>
                  <pic:spPr>
                    <a:xfrm>
                      <a:off x="0" y="0"/>
                      <a:ext cx="5303520" cy="1894114"/>
                    </a:xfrm>
                    <a:prstGeom prst="rect">
                      <a:avLst/>
                    </a:prstGeom>
                  </pic:spPr>
                </pic:pic>
              </a:graphicData>
            </a:graphic>
          </wp:inline>
        </w:drawing>
      </w:r>
    </w:p>
    <w:p w14:paraId="064513E7" w14:textId="77777777" w:rsidR="00D36951" w:rsidRDefault="00000000">
      <w:pPr>
        <w:spacing w:before="60" w:after="160"/>
        <w:jc w:val="both"/>
      </w:pPr>
      <w:r>
        <w:rPr>
          <w:i/>
          <w:iCs/>
          <w:color w:val="333333"/>
          <w:sz w:val="18"/>
          <w:szCs w:val="18"/>
        </w:rPr>
        <w:t>Figure 3. Docking results. (a) Vina score vs lead score, coloured by combined score. (b) Top 5 compounds by combined score.</w:t>
      </w:r>
    </w:p>
    <w:p w14:paraId="2319285C" w14:textId="77777777" w:rsidR="00D36951" w:rsidRDefault="00000000">
      <w:pPr>
        <w:pStyle w:val="Heading2"/>
      </w:pPr>
      <w:r>
        <w:t>3.4 Docking Validation</w:t>
      </w:r>
    </w:p>
    <w:p w14:paraId="172E280B" w14:textId="77777777" w:rsidR="00D36951" w:rsidRDefault="00000000">
      <w:pPr>
        <w:spacing w:after="140" w:line="276" w:lineRule="auto"/>
        <w:jc w:val="both"/>
      </w:pPr>
      <w:r>
        <w:t>(1) Lactose RMSD = 1.2 Å. (2) 57I pyranose-ring validation (Kabsch-aligned RMSD of 6 atoms C1–C5, O5): 0.48 Å, confirming geometric recovery of the binding-site pose. Both confirm that the protocol recovers the correct binding pose (a geometric, pose-search validation). They do not validate the scoring function's ability to rank-order affinity; no retrospective enrichment against known actives and decoys was performed (see §4). The compound rankings below should be read in that light.</w:t>
      </w:r>
    </w:p>
    <w:p w14:paraId="60C2E092" w14:textId="77777777" w:rsidR="00D36951" w:rsidRDefault="00000000">
      <w:pPr>
        <w:jc w:val="center"/>
      </w:pPr>
      <w:r>
        <w:rPr>
          <w:noProof/>
        </w:rPr>
        <w:lastRenderedPageBreak/>
        <w:drawing>
          <wp:inline distT="0" distB="0" distL="0" distR="0" wp14:anchorId="41CA38B9" wp14:editId="05EEDBFD">
            <wp:extent cx="5303520" cy="55301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_pose_overlay.png"/>
                    <pic:cNvPicPr/>
                  </pic:nvPicPr>
                  <pic:blipFill>
                    <a:blip r:embed="rId12"/>
                    <a:stretch>
                      <a:fillRect/>
                    </a:stretch>
                  </pic:blipFill>
                  <pic:spPr>
                    <a:xfrm>
                      <a:off x="0" y="0"/>
                      <a:ext cx="5303520" cy="5530118"/>
                    </a:xfrm>
                    <a:prstGeom prst="rect">
                      <a:avLst/>
                    </a:prstGeom>
                  </pic:spPr>
                </pic:pic>
              </a:graphicData>
            </a:graphic>
          </wp:inline>
        </w:drawing>
      </w:r>
    </w:p>
    <w:p w14:paraId="2F2E322F" w14:textId="77777777" w:rsidR="00D36951" w:rsidRDefault="00000000">
      <w:pPr>
        <w:spacing w:before="60" w:after="160"/>
        <w:jc w:val="both"/>
        <w:rPr>
          <w:i/>
          <w:iCs/>
          <w:color w:val="333333"/>
          <w:sz w:val="18"/>
          <w:szCs w:val="18"/>
        </w:rPr>
      </w:pPr>
      <w:r>
        <w:rPr>
          <w:i/>
          <w:iCs/>
          <w:color w:val="333333"/>
          <w:sz w:val="18"/>
          <w:szCs w:val="18"/>
        </w:rPr>
        <w:t>Figure S4 (shown here for context). Binding pocket pose overlay: BB-004-4F_CuAAC_1 docked (red), lactose crystal (blue, 3ZSJ), 57I crystal aligned to 3ZSJ (green), 57I docked (orange). Green/orange overlap demonstrates 57I validation (pyranose ring RMSD 0.48 Å). Pocket residue Cα shown as grey spheres.</w:t>
      </w:r>
    </w:p>
    <w:p w14:paraId="6A4AA13A" w14:textId="77777777" w:rsidR="00E206DC" w:rsidRDefault="00E206DC">
      <w:pPr>
        <w:spacing w:before="60" w:after="160"/>
        <w:jc w:val="both"/>
      </w:pPr>
    </w:p>
    <w:p w14:paraId="1A47F331" w14:textId="77777777" w:rsidR="00D36951" w:rsidRDefault="00000000">
      <w:pPr>
        <w:pStyle w:val="Heading2"/>
      </w:pPr>
      <w:r>
        <w:t>3.5 Comparison with Original MSc Compounds</w:t>
      </w:r>
    </w:p>
    <w:p w14:paraId="55496887" w14:textId="77777777" w:rsidR="00D36951" w:rsidRDefault="00000000">
      <w:pPr>
        <w:spacing w:after="140" w:line="276" w:lineRule="auto"/>
        <w:jc w:val="both"/>
      </w:pPr>
      <w:r>
        <w:t>Figure 4 compares descriptor distributions of the original Talo-1–Talo-10 compounds with the 14 Lipinski-passed virtual compounds. The new library covers similar chemical space but adds furan and 2-pyridyl substituents and both regioisomers, expanding SAR coverage. The BB-006 2-nitro analogues were enumerated but excluded (HBA = 13).</w:t>
      </w:r>
    </w:p>
    <w:p w14:paraId="7C3BF90D" w14:textId="77777777" w:rsidR="00D36951" w:rsidRDefault="00000000">
      <w:pPr>
        <w:jc w:val="center"/>
      </w:pPr>
      <w:r>
        <w:rPr>
          <w:noProof/>
        </w:rPr>
        <w:lastRenderedPageBreak/>
        <w:drawing>
          <wp:inline distT="0" distB="0" distL="0" distR="0" wp14:anchorId="377A3707" wp14:editId="669DD145">
            <wp:extent cx="5303520" cy="3535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original_vs_generated.png"/>
                    <pic:cNvPicPr/>
                  </pic:nvPicPr>
                  <pic:blipFill>
                    <a:blip r:embed="rId13"/>
                    <a:stretch>
                      <a:fillRect/>
                    </a:stretch>
                  </pic:blipFill>
                  <pic:spPr>
                    <a:xfrm>
                      <a:off x="0" y="0"/>
                      <a:ext cx="5303520" cy="3535680"/>
                    </a:xfrm>
                    <a:prstGeom prst="rect">
                      <a:avLst/>
                    </a:prstGeom>
                  </pic:spPr>
                </pic:pic>
              </a:graphicData>
            </a:graphic>
          </wp:inline>
        </w:drawing>
      </w:r>
    </w:p>
    <w:p w14:paraId="23CE6B26" w14:textId="77777777" w:rsidR="00D36951" w:rsidRDefault="00000000">
      <w:pPr>
        <w:spacing w:before="60" w:after="160"/>
        <w:jc w:val="both"/>
      </w:pPr>
      <w:r>
        <w:rPr>
          <w:i/>
          <w:iCs/>
          <w:color w:val="333333"/>
          <w:sz w:val="18"/>
          <w:szCs w:val="18"/>
        </w:rPr>
        <w:t>Figure 4. Descriptor comparison: original MSc compounds (n=10) vs all 16 generated compounds (n = 16; 14 passed Lipinski). Violin plots: MW, LogP, HBD, HBA, TPSA, rotatable bonds.</w:t>
      </w:r>
    </w:p>
    <w:p w14:paraId="40F15B5C" w14:textId="77777777" w:rsidR="00D36951" w:rsidRDefault="00000000">
      <w:pPr>
        <w:pStyle w:val="Heading2"/>
      </w:pPr>
      <w:r>
        <w:t>3.6 Binding Contact Analysis</w:t>
      </w:r>
    </w:p>
    <w:p w14:paraId="064AA800" w14:textId="77777777" w:rsidR="00D36951" w:rsidRDefault="00000000">
      <w:pPr>
        <w:spacing w:after="140" w:line="276" w:lineRule="auto"/>
        <w:jc w:val="both"/>
      </w:pPr>
      <w:r>
        <w:t>Five residues — Trp181, Glu184, Arg162, His158, and Asn174 — are contacted by all five top compounds regardless of substituent or regioisomer, identifying scaffold-driven contacts. Glu184 makes the shortest contact (2.83–3.14 Å); Trp181 engages in every pose (2.85–3.56 Å), consistent with its canonical anchor role in galectin CRDs.</w:t>
      </w:r>
    </w:p>
    <w:p w14:paraId="791BB7BA" w14:textId="77777777" w:rsidR="00D36951" w:rsidRDefault="00000000">
      <w:pPr>
        <w:spacing w:after="140" w:line="276" w:lineRule="auto"/>
        <w:jc w:val="both"/>
      </w:pPr>
      <w:r>
        <w:t xml:space="preserve">Among the top-5 ranked compounds, </w:t>
      </w:r>
      <w:commentRangeStart w:id="0"/>
      <w:r>
        <w:t>Asn164</w:t>
      </w:r>
      <w:commentRangeEnd w:id="0"/>
      <w:r>
        <w:rPr>
          <w:rStyle w:val="CommentReference"/>
        </w:rPr>
        <w:commentReference w:id="0"/>
      </w:r>
      <w:r>
        <w:t xml:space="preserve"> is contacted by all three CuAAC compounds but neither RuAAC compound, suggesting a regioisomer-class geometry effect (within this subset; the full </w:t>
      </w:r>
      <w:ins w:id="9010" w:author="Claude" w:date="2026-06-08T00:00:00Z">
        <w:r>
          <w:t xml:space="preserve">filtered </w:t>
        </w:r>
      </w:ins>
      <w:r>
        <w:t>library contains 7 CuAAC and 7 RuAAC compounds of which only the top-5 were analysed). The closest Asn164 contact is 3.11 Å in 4F_CuAAC vs 3.50 Å in Ph_CuAAC. Important caveats: (i) a 0.39 Å shift is within single-pose positional uncertainty for 9–10 rotatable-bond ligands; (ii) aryl C–F is a notoriously weak H-bond acceptor [12]; (iii) Vina does not explicitly score C–F···O contacts, so this observation cannot explain the Vina-score difference. This is a hypothesis-generating observation only; experimental validation (co-crystallisation, FEP, ¹⁹F NMR) is required. Likewise, the chloro and bromo analogues (BB-003, BB-005) carry halogen σ-holes capable of halogen bonding, which Vina does not score; halogen-bond geometry (C–X···O angle and distance) was not assessed and is a further reason to treat substituent-level contact differences as hypotheses rather than scored interactions. RuAAC compounds instead contact Val155/Asp148, outside the canonical CRD cleft. See Figure 5 and Supporting Information Table S3.</w:t>
      </w:r>
    </w:p>
    <w:p w14:paraId="37644F76" w14:textId="77777777" w:rsidR="00D36951" w:rsidRDefault="00000000">
      <w:pPr>
        <w:jc w:val="center"/>
      </w:pPr>
      <w:r>
        <w:rPr>
          <w:noProof/>
        </w:rPr>
        <w:lastRenderedPageBreak/>
        <w:drawing>
          <wp:inline distT="0" distB="0" distL="0" distR="0" wp14:anchorId="4F723A14" wp14:editId="6C2AEE53">
            <wp:extent cx="5029200" cy="4581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binding_interactions.png"/>
                    <pic:cNvPicPr/>
                  </pic:nvPicPr>
                  <pic:blipFill>
                    <a:blip r:embed="rId14"/>
                    <a:stretch>
                      <a:fillRect/>
                    </a:stretch>
                  </pic:blipFill>
                  <pic:spPr>
                    <a:xfrm>
                      <a:off x="0" y="0"/>
                      <a:ext cx="5029200" cy="4581485"/>
                    </a:xfrm>
                    <a:prstGeom prst="rect">
                      <a:avLst/>
                    </a:prstGeom>
                  </pic:spPr>
                </pic:pic>
              </a:graphicData>
            </a:graphic>
          </wp:inline>
        </w:drawing>
      </w:r>
    </w:p>
    <w:p w14:paraId="1E492322" w14:textId="77777777" w:rsidR="00D36951" w:rsidRDefault="00000000">
      <w:pPr>
        <w:spacing w:before="60" w:after="160"/>
        <w:jc w:val="both"/>
      </w:pPr>
      <w:r>
        <w:rPr>
          <w:i/>
          <w:iCs/>
          <w:color w:val="333333"/>
          <w:sz w:val="18"/>
          <w:szCs w:val="18"/>
        </w:rPr>
        <w:t>Figure 5. Binding interaction diagram for SCAF-001_BB-004-4F_CuAAC_1. Blue dashed lines: H-bonds. Thick starred orange: Asn164 distance (3.11 Å), a hypothesis-generating observation only — Vina does not score C–F···O explicitly. Glu184 (2.83 Å) is the strongest H-bond contact.</w:t>
      </w:r>
    </w:p>
    <w:p w14:paraId="76D58AD7" w14:textId="77777777" w:rsidR="00D36951" w:rsidRDefault="00000000">
      <w:pPr>
        <w:pStyle w:val="Heading1"/>
      </w:pPr>
      <w:r>
        <w:t>4. Discussion</w:t>
      </w:r>
    </w:p>
    <w:p w14:paraId="793C62D9" w14:textId="77777777" w:rsidR="00D36951" w:rsidRDefault="00000000">
      <w:pPr>
        <w:spacing w:after="140" w:line="276" w:lineRule="auto"/>
        <w:jc w:val="both"/>
      </w:pPr>
      <w:r>
        <w:t>This work presents the first automated, reproducible pipeline for taloside-triazole virtual library generation and Gal-3 CRD docking, with systematic CuAAC/RuAAC regioisomer comparison. Sixteen compounds were generated, 14 passed drug-likeness and PAINS filters, all 14 docked, and the protocol was validated by two independent redocking experiments.</w:t>
      </w:r>
    </w:p>
    <w:p w14:paraId="1CA90BB5" w14:textId="77777777" w:rsidR="00D36951" w:rsidRDefault="00000000">
      <w:pPr>
        <w:spacing w:after="140" w:line="276" w:lineRule="auto"/>
        <w:jc w:val="both"/>
      </w:pPr>
      <w:r>
        <w:rPr>
          <w:b/>
          <w:bCs/>
        </w:rPr>
        <w:t xml:space="preserve">Lead compound selection. </w:t>
      </w:r>
      <w:r>
        <w:t>BB-004-4F_CuAAC_1 and BB-001-Ph_CuAAC_1 are co-equal priority candidates. The Vina margin (0.41 kcal/mol) is within Vina’s ~2 kcal/mol error. The two compounds are differentiated in opposite directions: 4F ranks higher on Vina, while Ph ranks higher on drug-likeness (lead score 0.905 vs 0.840). Presenting either as “the lead” overstates what the data support; both should be synthesised and tested. BB-007-Pyridine_CuAAC_1 (raw Vina rank 2, −6.008 kcal/mol) and BB-003-4Cl_CuAAC_1 (raw Vina rank 3, −6.002 kcal/mol) are reasonable additional candidates given their strong predicted affinity and distinct electronic characters.</w:t>
      </w:r>
    </w:p>
    <w:p w14:paraId="1C32CF63" w14:textId="77777777" w:rsidR="00D36951" w:rsidRDefault="00000000">
      <w:pPr>
        <w:spacing w:after="140" w:line="276" w:lineRule="auto"/>
        <w:jc w:val="both"/>
      </w:pPr>
      <w:r>
        <w:rPr>
          <w:b/>
          <w:bCs/>
        </w:rPr>
        <w:t xml:space="preserve">Regioisomer preference. </w:t>
      </w:r>
      <w:r>
        <w:t xml:space="preserve">The docking data alone do not cleanly support a CuAAC preference. On raw Vina scores, 4F-RuAAC (−5.843) outranks Ph-CuAAC (−5.728), so the three CuAAC compounds are not the top three by docking affinity. The scoring-sensitivity analysis makes the mechanism explicit: </w:t>
        <w:lastRenderedPageBreak/>
        <w:t>because each regioisomer pair is descriptor-identical, the SA term is the sole within-pair discriminator (+0.075 per CuAAC), and removing it — or substituting a standardised Ertl SA score — promotes 4F-RuAAC into the top 3 while leaving the two co-equal leads unchanged (Table S5). Contact analysis shows that CuAAC compounds engage Asn164 while RuAAC compounds do not, which is a geometry observation but cannot be causally linked to Vina scores. The dataset is too small and the scoring uncertainty too large to establish a regioisomer preference computationally; experimental data are required.</w:t>
      </w:r>
    </w:p>
    <w:p w14:paraId="644AB805" w14:textId="77777777" w:rsidR="00D36951" w:rsidRDefault="00000000">
      <w:pPr>
        <w:spacing w:after="140" w:line="276" w:lineRule="auto"/>
        <w:jc w:val="both"/>
      </w:pPr>
      <w:r>
        <w:rPr>
          <w:b/>
          <w:bCs/>
        </w:rPr>
        <w:t xml:space="preserve">Fluorine–Asn164 observation. </w:t>
      </w:r>
      <w:r>
        <w:t>The 3.11 Å distance in 4F_CuAAC vs 3.50 Å in Ph_CuAAC is retained as a hypothesis-generating observation, explicitly not as a mechanistic explanation for the Vina score. Aryl C–F is a weak H-bond acceptor [12], the 0.39 Å shift is within single-pose uncertainty, and Vina does not score C–F···O contacts. This motivates including both 4F and Ph in any experimental set.</w:t>
      </w:r>
    </w:p>
    <w:p w14:paraId="2182745B" w14:textId="77777777" w:rsidR="00D36951" w:rsidRDefault="00000000">
      <w:pPr>
        <w:spacing w:after="140" w:line="276" w:lineRule="auto"/>
        <w:jc w:val="both"/>
      </w:pPr>
      <w:r>
        <w:rPr>
          <w:b/>
          <w:bCs/>
        </w:rPr>
        <w:t xml:space="preserve">Receptor choice. </w:t>
      </w:r>
      <w:r>
        <w:t>3ZSJ was used over 7RGX for its superior resolution and near-identical CRD backbone and S-face side-chain geometry (Cα RMSD 0.275 Å). The 57I validation confirms correct binding-site sampling. Cross-docking into 7RGX would be a valuable additional check.</w:t>
      </w:r>
    </w:p>
    <w:p w14:paraId="24B6870D" w14:textId="77777777" w:rsidR="00D36951" w:rsidRDefault="00000000">
      <w:pPr>
        <w:spacing w:after="140" w:line="276" w:lineRule="auto"/>
        <w:jc w:val="both"/>
      </w:pPr>
      <w:r>
        <w:rPr>
          <w:b/>
          <w:bCs/>
        </w:rPr>
        <w:t xml:space="preserve">Limitations. </w:t>
      </w:r>
      <w:r>
        <w:t>The library (16 compounds, 14 after filtering) is a deliberate proof-of-concept; the pipeline scales to thousands of combinations with no code changes. Specific limitations are: Vina’s ~2 kcal/mol expected error; the SA term’s built-in CuAAC bias (quantified in Table S5); the exclusion of conserved binding-site waters from a lectin CRD whose recognition is partly water-mediated [1], which can affect both ranking and contact geometry; default single protonation/tautomer states (triazole N1/N2, 2-pyridyl, His158) rather than enumerated states; carbohydrate ring puckers not constrained to crystallographic conformers; a mixed-toolkit preparation path (AutoDockTools receptor preparation plus Open Babel ligand PDBQT conversion) that introduces some preparation-dependent variability; halogen bond scoring is absent from Vina; the 4-chloro (BB-003) and 3-bromo (BB-005) analogues carry σ-holes capable of halogen bonding whose geometry (C–X···O angle and distance) was not assessed; single-pose contact analysis without clustering, with 9–10 rotatable-bond positional uncertainty limiting mechanistic interpretation; a 57I validation by partial pyranose-ring RMSD (C1–C5, O5) rather than full symmetry-corrected heavy-atom RMSD; a rigid receptor with no induced fit, no ensemble, and no consensus scoring; no retrospective enrichment benchmarking against known actives and decoys; and no experimental binding data.</w:t>
      </w:r>
    </w:p>
    <w:p w14:paraId="0967B5D9" w14:textId="77777777" w:rsidR="00D36951" w:rsidRDefault="00000000">
      <w:pPr>
        <w:spacing w:after="140" w:line="276" w:lineRule="auto"/>
        <w:jc w:val="both"/>
      </w:pPr>
      <w:r>
        <w:rPr>
          <w:b/>
          <w:bCs/>
        </w:rPr>
        <w:t xml:space="preserve">Future directions. </w:t>
      </w:r>
      <w:r>
        <w:t>Synthesis and biophysical assay (fluorescence polarisation, ITC, SPR) of the priority compounds (BB-004-4F_CuAAC_1, BB-001-Ph_CuAAC_1, and BB-003-4Cl_CuAAC_1), and selectivity profiling over Gal-1, Gal-4, and Gal-8. Computationally, the highest-value next steps are: re-docking the top compounds with the conserved crystallographic waters retained (and as an explicit-water vs implicit comparison); cross-docking and ensemble docking across 3ZSJ and 7RGX; pose clustering across multiple seeds; consensus scoring (e.g. Vina plus an independent function); retrospective enrichment using known taloside actives (7RGX/7RH1/7RH3) and matched decoys (DUD-E/LIT-PCBA-style curation [14]) to calibrate the ranking; physics-based rescoring of the top candidates (MM-GBSA or short FEP); halogen-bond geometry scoring for the chloro and bromo analogues; template-constrained carbohydrate conformers; and enumeration of protonation/tautomer states. The SA-free and Ertl-SA re-rankings reported here (Table S5) should be regenerated within the production pipeline when the library is expanded.</w:t>
      </w:r>
    </w:p>
    <w:p w14:paraId="1A233AF3" w14:textId="77777777" w:rsidR="00E206DC" w:rsidRDefault="00E206DC">
      <w:pPr>
        <w:spacing w:after="140" w:line="276" w:lineRule="auto"/>
        <w:jc w:val="both"/>
      </w:pPr>
    </w:p>
    <w:p w14:paraId="1816BF42" w14:textId="77777777" w:rsidR="00E206DC" w:rsidRDefault="00E206DC">
      <w:pPr>
        <w:spacing w:after="140" w:line="276" w:lineRule="auto"/>
        <w:jc w:val="both"/>
      </w:pPr>
    </w:p>
    <w:p w14:paraId="6AB7FB2E" w14:textId="77777777" w:rsidR="00D36951" w:rsidRDefault="00000000">
      <w:pPr>
        <w:pStyle w:val="Heading1"/>
      </w:pPr>
      <w:r>
        <w:t>5. Conclusions</w:t>
      </w:r>
    </w:p>
    <w:p w14:paraId="2F2BFA24" w14:textId="77777777" w:rsidR="00D36951" w:rsidRDefault="00000000">
      <w:pPr>
        <w:spacing w:after="140" w:line="276" w:lineRule="auto"/>
        <w:jc w:val="both"/>
      </w:pPr>
      <w:r>
        <w:t>We developed and computationally validated an open-source pipeline for taloside-triazole virtual library generation, filtering, and Gal-3 docking. Fourteen drug-like, PAINS-clean compounds were identified (Vina −6.138 to −4.976 kcal/mol). By combined score, BB-004-4F_CuAAC_1 and BB-001-Ph_CuAAC_1 are co-equal priority candidates: the 0.41 kcal/mol Vina margin is within scoring error, the phenyl analogue has the higher drug-likeness score (0.905), and the fluorophenyl analogue has the stronger predicted affinity. Neither can be ranked above the other without experimental data. More broadly, because the full Vina range falls within the method's expected error, the ranked tables prioritise compounds for synthesis only at the coarsest level and do not establish quantitative affinity differences among the 14. A scoring-sensitivity analysis shows that the apparent 1,4-CuAAC preference is partly an artifact of the synthetic-accessibility term and the top-3 CuAAC dominance does not survive removal (4F-RuAAC rises to rank 3 in both the No-SA and Ertl-SA schemes), though 4F-CuAAC and Ph-CuAAC remain ranks 1 and 2 regardless of scheme; no overall regioisomer preference is claimed. A fluorine–Asn164 contact-distance difference (3.11 Å vs 3.50 Å) is a hypothesis for experimental follow-up, not a mechanistic conclusion.</w:t>
      </w:r>
    </w:p>
    <w:p w14:paraId="4527F62B" w14:textId="77777777" w:rsidR="00D36951" w:rsidRDefault="00000000">
      <w:pPr>
        <w:spacing w:after="140" w:line="276" w:lineRule="auto"/>
        <w:jc w:val="both"/>
      </w:pPr>
      <w:r>
        <w:t>This proof-of-concept demonstrates a scalable, reproducible architecture: 53 automated tests (69% coverage), clean-environment notebook execution, and fully open-source code and data on GitHub and Zenodo.</w:t>
      </w:r>
    </w:p>
    <w:p w14:paraId="291BA737" w14:textId="77777777" w:rsidR="00D36951" w:rsidRDefault="00000000">
      <w:pPr>
        <w:pStyle w:val="Heading1"/>
      </w:pPr>
      <w:r>
        <w:t>6. Data and Code Availability</w:t>
      </w:r>
    </w:p>
    <w:p w14:paraId="24EAA96C" w14:textId="77777777" w:rsidR="00D36951" w:rsidRDefault="00000000">
      <w:pPr>
        <w:spacing w:after="140" w:line="276" w:lineRule="auto"/>
        <w:jc w:val="both"/>
      </w:pPr>
      <w:r>
        <w:t xml:space="preserve">GitHub: </w:t>
      </w:r>
      <w:hyperlink r:id="rId15" w:history="1">
        <w:r>
          <w:rPr>
            <w:rStyle w:val="Hyperlink"/>
          </w:rPr>
          <w:t>https://github.com/adamholohan6/taloside-screening-pipeline</w:t>
        </w:r>
      </w:hyperlink>
    </w:p>
    <w:p w14:paraId="59724FCD" w14:textId="77777777" w:rsidR="00D36951" w:rsidRDefault="00000000">
      <w:pPr>
        <w:spacing w:after="140" w:line="276" w:lineRule="auto"/>
        <w:jc w:val="both"/>
      </w:pPr>
      <w:r>
        <w:t xml:space="preserve">Zenodo (concept DOI, always resolves to the latest release): </w:t>
      </w:r>
      <w:hyperlink r:id="rId16" w:history="1">
        <w:r>
          <w:rPr>
            <w:rStyle w:val="Hyperlink"/>
          </w:rPr>
          <w:t>https://doi.org/10.5281/zenodo.20476421</w:t>
        </w:r>
      </w:hyperlink>
    </w:p>
    <w:p w14:paraId="59724FCD" w14:textId="77777777" w:rsidR="00D36951" w:rsidRDefault="00000000">
      <w:pPr>
        <w:spacing w:after="140" w:line="276" w:lineRule="auto"/>
        <w:jc w:val="both"/>
      </w:pPr>
      <w:r>
        <w:t>The exact code state underlying the results reported here is archived as release v2.2.0: https://github.com/adamholohan6/taloside-screening-pipeline/releases/tag/v2.2.0. Results were produced with RDKit 2026.03.2, AutoDock Vina 1.2.7 and Open Babel 3.1.1 under Python 3.14. Claims that could not be reproduced from the archive are listed in UNVERIFIED.md within it.</w:t>
      </w:r>
      <w:hyperlink r:id="rId16" w:history="1">
        <w:r>
          <w:rPr>
            <w:rStyle w:val="Hyperlink"/>
          </w:rPr>
          <w:t>https://doi.org/10.5281/zenodo.20476421</w:t>
        </w:r>
      </w:hyperlink>
    </w:p>
    <w:p w14:paraId="116C54D3" w14:textId="77777777" w:rsidR="00D36951" w:rsidRDefault="00000000">
      <w:pPr>
        <w:pStyle w:val="Heading1"/>
      </w:pPr>
      <w:r>
        <w:t>7. Acknowledgements</w:t>
      </w:r>
    </w:p>
    <w:p w14:paraId="03FEE4F8" w14:textId="77777777" w:rsidR="00D36951" w:rsidRDefault="00000000">
      <w:pPr>
        <w:spacing w:after="140" w:line="276" w:lineRule="auto"/>
        <w:jc w:val="both"/>
      </w:pPr>
      <w:r>
        <w:t>I thank Prof. Helen Blanchard and Dr. Chandan Kishor (University of Galway) for MSc supervisory support. The taloside–Gal-3 crystal structures (7RGX, 7RH1, 7RH3) from the Blanchard group (Bum-Erdene et al., J. Med. Chem. 2022) provided critical structural context. I thank the RDKit, AutoDock Vina, and Open Babel communities.</w:t>
      </w:r>
    </w:p>
    <w:p w14:paraId="76801934" w14:textId="77777777" w:rsidR="00DF57B1" w:rsidRDefault="00DF57B1">
      <w:pPr>
        <w:spacing w:after="140" w:line="276" w:lineRule="auto"/>
        <w:jc w:val="both"/>
      </w:pPr>
    </w:p>
    <w:p w14:paraId="4A6A1A3E" w14:textId="77777777" w:rsidR="00DF57B1" w:rsidRDefault="00DF57B1">
      <w:pPr>
        <w:spacing w:after="140" w:line="276" w:lineRule="auto"/>
        <w:jc w:val="both"/>
      </w:pPr>
    </w:p>
    <w:p w14:paraId="65938D38" w14:textId="77777777" w:rsidR="00DF57B1" w:rsidRDefault="00DF57B1">
      <w:pPr>
        <w:spacing w:after="140" w:line="276" w:lineRule="auto"/>
        <w:jc w:val="both"/>
      </w:pPr>
    </w:p>
    <w:p w14:paraId="00C90003" w14:textId="77777777" w:rsidR="00DF57B1" w:rsidRDefault="00DF57B1">
      <w:pPr>
        <w:spacing w:after="140" w:line="276" w:lineRule="auto"/>
        <w:jc w:val="both"/>
      </w:pPr>
    </w:p>
    <w:p w14:paraId="63954EE9" w14:textId="77777777" w:rsidR="00DF57B1" w:rsidRDefault="00DF57B1">
      <w:pPr>
        <w:spacing w:after="140" w:line="276" w:lineRule="auto"/>
        <w:jc w:val="both"/>
      </w:pPr>
    </w:p>
    <w:p w14:paraId="317E4068" w14:textId="77777777" w:rsidR="00DF57B1" w:rsidRDefault="00DF57B1">
      <w:pPr>
        <w:spacing w:after="140" w:line="276" w:lineRule="auto"/>
        <w:jc w:val="both"/>
      </w:pPr>
    </w:p>
    <w:p w14:paraId="7D2845E1" w14:textId="77777777" w:rsidR="00DF57B1" w:rsidRDefault="00DF57B1">
      <w:pPr>
        <w:spacing w:after="140" w:line="276" w:lineRule="auto"/>
        <w:jc w:val="both"/>
      </w:pPr>
    </w:p>
    <w:p w14:paraId="65CE4CB1" w14:textId="77777777" w:rsidR="00DF57B1" w:rsidRDefault="00DF57B1">
      <w:pPr>
        <w:spacing w:after="140" w:line="276" w:lineRule="auto"/>
        <w:jc w:val="both"/>
      </w:pPr>
    </w:p>
    <w:p w14:paraId="44AE2C06" w14:textId="77777777" w:rsidR="00DF57B1" w:rsidRDefault="00DF57B1">
      <w:pPr>
        <w:pStyle w:val="Heading1"/>
      </w:pPr>
    </w:p>
    <w:p w14:paraId="64A2A80D" w14:textId="4BB0475A" w:rsidR="00D36951" w:rsidRDefault="00000000">
      <w:pPr>
        <w:pStyle w:val="Heading1"/>
      </w:pPr>
      <w:r>
        <w:lastRenderedPageBreak/>
        <w:t>8. References</w:t>
      </w:r>
    </w:p>
    <w:p w14:paraId="4F15F022" w14:textId="77777777" w:rsidR="00D36951" w:rsidRDefault="00000000">
      <w:pPr>
        <w:spacing w:after="40"/>
      </w:pPr>
      <w:r>
        <w:rPr>
          <w:sz w:val="19"/>
          <w:szCs w:val="19"/>
        </w:rPr>
        <w:t>[1] Saraboji, K. et al. The carbohydrate-binding site in galectin-3 is preorganized to recognize a sugarlike framework of oxygens. Biochemistry 2012, 51, 296–306.</w:t>
      </w:r>
    </w:p>
    <w:p w14:paraId="17AA3A65" w14:textId="77777777" w:rsidR="00D36951" w:rsidRDefault="00000000">
      <w:pPr>
        <w:spacing w:after="40"/>
      </w:pPr>
      <w:r>
        <w:rPr>
          <w:sz w:val="19"/>
          <w:szCs w:val="19"/>
        </w:rPr>
        <w:t>[2] Bum-Erdene, K. et al. J. Med. Chem. 2022, 65, 5975–5989.</w:t>
      </w:r>
    </w:p>
    <w:p w14:paraId="788EF9B2" w14:textId="77777777" w:rsidR="00D36951" w:rsidRDefault="00000000">
      <w:pPr>
        <w:spacing w:after="40"/>
      </w:pPr>
      <w:r>
        <w:rPr>
          <w:sz w:val="19"/>
          <w:szCs w:val="19"/>
        </w:rPr>
        <w:t>[3] Salameh, B. A. et al. Bioorg. Med. Chem. 2010, 18, 5367–5378.</w:t>
      </w:r>
    </w:p>
    <w:p w14:paraId="200E2D08" w14:textId="77777777" w:rsidR="00D36951" w:rsidRDefault="00000000">
      <w:pPr>
        <w:spacing w:after="40"/>
      </w:pPr>
      <w:r>
        <w:rPr>
          <w:sz w:val="19"/>
          <w:szCs w:val="19"/>
        </w:rPr>
        <w:t>[4] Lipinski, C. A. et al. Adv. Drug Deliv. Rev. 1997, 23, 3–25.</w:t>
      </w:r>
    </w:p>
    <w:p w14:paraId="5AE2600D" w14:textId="77777777" w:rsidR="00D36951" w:rsidRDefault="00000000">
      <w:pPr>
        <w:spacing w:after="40"/>
      </w:pPr>
      <w:r>
        <w:rPr>
          <w:sz w:val="19"/>
          <w:szCs w:val="19"/>
        </w:rPr>
        <w:t>[5] Baell, J. B.; Holloway, G. A. J. Med. Chem. 2010, 53, 2719–2740.</w:t>
      </w:r>
    </w:p>
    <w:p w14:paraId="398BABE3" w14:textId="77777777" w:rsidR="00D36951" w:rsidRDefault="00000000">
      <w:pPr>
        <w:spacing w:after="40"/>
      </w:pPr>
      <w:r>
        <w:rPr>
          <w:sz w:val="19"/>
          <w:szCs w:val="19"/>
        </w:rPr>
        <w:t>[6] Veber, D. F. et al. J. Med. Chem. 2002, 45, 2615–2623.</w:t>
      </w:r>
    </w:p>
    <w:p w14:paraId="3E4E0326" w14:textId="77777777" w:rsidR="00D36951" w:rsidRDefault="00000000">
      <w:pPr>
        <w:spacing w:after="40"/>
      </w:pPr>
      <w:r>
        <w:rPr>
          <w:sz w:val="19"/>
          <w:szCs w:val="19"/>
        </w:rPr>
        <w:t>[7] Trott, O.; Olson, A. J. J. Comput. Chem. 2010, 31, 455–461.</w:t>
      </w:r>
    </w:p>
    <w:p w14:paraId="51DBA0EB" w14:textId="77777777" w:rsidR="00D36951" w:rsidRDefault="00000000">
      <w:pPr>
        <w:spacing w:after="40"/>
      </w:pPr>
      <w:r>
        <w:rPr>
          <w:sz w:val="19"/>
          <w:szCs w:val="19"/>
        </w:rPr>
        <w:t>[8] O’Boyle, N. M. et al. J. Cheminform. 2011, 3, 33.</w:t>
      </w:r>
    </w:p>
    <w:p w14:paraId="71B94896" w14:textId="77777777" w:rsidR="00D36951" w:rsidRDefault="00000000">
      <w:pPr>
        <w:spacing w:after="40"/>
      </w:pPr>
      <w:r>
        <w:rPr>
          <w:sz w:val="19"/>
          <w:szCs w:val="19"/>
        </w:rPr>
        <w:t>[9] Landrum, G. RDKit: Open-source cheminformatics. https://www.rdkit.org</w:t>
      </w:r>
    </w:p>
    <w:p w14:paraId="6C228DF0" w14:textId="77777777" w:rsidR="00D36951" w:rsidRDefault="00000000">
      <w:pPr>
        <w:spacing w:after="40"/>
      </w:pPr>
      <w:r>
        <w:rPr>
          <w:sz w:val="19"/>
          <w:szCs w:val="19"/>
        </w:rPr>
        <w:t>[10] Berman, H. M. et al. Nucleic Acids Res. 2000, 28, 235–242.</w:t>
      </w:r>
    </w:p>
    <w:p w14:paraId="04AC1C50" w14:textId="77777777" w:rsidR="00D36951" w:rsidRDefault="00000000">
      <w:pPr>
        <w:spacing w:after="40"/>
      </w:pPr>
      <w:r>
        <w:rPr>
          <w:sz w:val="19"/>
          <w:szCs w:val="19"/>
        </w:rPr>
        <w:t>[11] Collins, P. M. et al. Chem. Biol. Drug Des. 2012, 79, 339–346.</w:t>
      </w:r>
    </w:p>
    <w:p w14:paraId="59C6E0BC" w14:textId="77777777" w:rsidR="00D36951" w:rsidRDefault="00000000">
      <w:pPr>
        <w:spacing w:after="40"/>
      </w:pPr>
      <w:r>
        <w:rPr>
          <w:sz w:val="19"/>
          <w:szCs w:val="19"/>
        </w:rPr>
        <w:t>[12] Müller, K.; Faeh, C.; Diederich, F. Fluorine in pharmaceuticals. Science 2007, 317, 1881–1886.</w:t>
      </w:r>
    </w:p>
    <w:p w14:paraId="3DA86490" w14:textId="77777777" w:rsidR="00D36951" w:rsidRDefault="00000000">
      <w:pPr>
        <w:spacing w:after="40"/>
      </w:pPr>
      <w:r>
        <w:rPr>
          <w:sz w:val="19"/>
          <w:szCs w:val="19"/>
        </w:rPr>
        <w:t>[13] Brenk, R. et al. Lessons learnt from assembling screening libraries for drug discovery for neglected diseases. ChemMedChem 2008, 3, 435–444.</w:t>
      </w:r>
    </w:p>
    <w:p w14:paraId="0026C11B" w14:textId="1DFF8143" w:rsidR="00E10B08" w:rsidRDefault="00000000">
      <w:pPr>
        <w:spacing w:after="40"/>
        <w:rPr>
          <w:sz w:val="19"/>
          <w:szCs w:val="19"/>
        </w:rPr>
      </w:pPr>
      <w:r>
        <w:rPr>
          <w:sz w:val="19"/>
          <w:szCs w:val="19"/>
        </w:rPr>
        <w:t>[14] Mysinger, M. M. et al. Directory of Useful Decoys, Enhanced (DUD-E). J. Med. Chem. 2012, 55, 6582–6594.</w:t>
      </w:r>
    </w:p>
    <w:p w14:paraId="6E0EA3A8" w14:textId="77777777" w:rsidR="00E10B08" w:rsidRDefault="00E10B08">
      <w:pPr>
        <w:rPr>
          <w:sz w:val="19"/>
          <w:szCs w:val="19"/>
        </w:rPr>
      </w:pPr>
      <w:r>
        <w:rPr>
          <w:sz w:val="19"/>
          <w:szCs w:val="19"/>
        </w:rPr>
        <w:br w:type="page"/>
      </w:r>
    </w:p>
    <w:sectPr w:rsidR="00D36951">
      <w:footerReference w:type="default" r:id="rId2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6-08T12:15:02Z" w:initials="C">
    <w:p w14:paraId="57FF10B2" w14:textId="77777777">
      <w:r>
        <w:rPr>
          <w:rStyle w:val="CommentReference"/>
        </w:rPr>
        <w:annotationRef/>
      </w:r>
      <w:r>
        <w:rPr>
          <w:color w:val="000000"/>
          <w:sz w:val="20"/>
          <w:szCs w:val="20"/>
        </w:rPr>
        <w:t>Provenance check (not an error): Asn164 IS a real residue in 3ZSJ — the PDB record names ASN A 164 (it sits in the β-strand spanning Asp154–Glu165 and is flagged as a Ramachandran outlier in REMARK 500). It is simply not one of the canonical carbohydrate-anchoring residues (His158, Arg162, Asn174, Glu184), which is consistent with how the manuscript frames the F···Asn164 contact as a peripheral, hypothesis-generating observation rather than a core interaction — so the usage is defensible. One thing to verify against your contact CSV / docked complex: that the 3.11 Å distance was measured to an Asn164 side-chain atom (OD1/ND2) and not mislabelled from the nearby Asn160 (Table S3 H-bond column) or Asn174 (the β4 scaffold contact). Asn160, Asn164, and Asn174 are three distinct residues and all three appear in the paper; just confirm the atom mapping is right. I have NOT changed any residue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FF10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6F056F2" w16cex:dateUtc="2026-06-08T12:15:0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FF10B2" w16cid:durableId="06F056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6B609" w14:textId="77777777" w:rsidR="00180063" w:rsidRDefault="00180063">
      <w:r>
        <w:separator/>
      </w:r>
    </w:p>
  </w:endnote>
  <w:endnote w:type="continuationSeparator" w:id="0">
    <w:p w14:paraId="5DD3F485" w14:textId="77777777" w:rsidR="00180063" w:rsidRDefault="00180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32FA" w14:textId="77777777" w:rsidR="00D36951" w:rsidRDefault="00000000">
    <w:pPr>
      <w:jc w:val="center"/>
    </w:pPr>
    <w:r>
      <w:rPr>
        <w:color w:val="888888"/>
        <w:sz w:val="16"/>
        <w:szCs w:val="16"/>
      </w:rPr>
      <w:t>Holohan — Taloside–Gal-3 Virtual Screening (</w:t>
    </w:r>
    <w:proofErr w:type="gramStart"/>
    <w:r>
      <w:rPr>
        <w:color w:val="888888"/>
        <w:sz w:val="16"/>
        <w:szCs w:val="16"/>
      </w:rPr>
      <w:t xml:space="preserve">revised)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E206D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E84A" w14:textId="77777777" w:rsidR="00180063" w:rsidRDefault="00180063">
      <w:r>
        <w:separator/>
      </w:r>
    </w:p>
  </w:footnote>
  <w:footnote w:type="continuationSeparator" w:id="0">
    <w:p w14:paraId="4831EB1D" w14:textId="77777777" w:rsidR="00180063" w:rsidRDefault="001800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95783"/>
    <w:multiLevelType w:val="hybridMultilevel"/>
    <w:tmpl w:val="2654B376"/>
    <w:lvl w:ilvl="0" w:tplc="2C342D26">
      <w:start w:val="1"/>
      <w:numFmt w:val="bullet"/>
      <w:lvlText w:val="●"/>
      <w:lvlJc w:val="left"/>
      <w:pPr>
        <w:ind w:left="720" w:hanging="360"/>
      </w:pPr>
    </w:lvl>
    <w:lvl w:ilvl="1" w:tplc="7276B59A">
      <w:start w:val="1"/>
      <w:numFmt w:val="bullet"/>
      <w:lvlText w:val="○"/>
      <w:lvlJc w:val="left"/>
      <w:pPr>
        <w:ind w:left="1440" w:hanging="360"/>
      </w:pPr>
    </w:lvl>
    <w:lvl w:ilvl="2" w:tplc="6FFC7820">
      <w:start w:val="1"/>
      <w:numFmt w:val="bullet"/>
      <w:lvlText w:val="■"/>
      <w:lvlJc w:val="left"/>
      <w:pPr>
        <w:ind w:left="2160" w:hanging="360"/>
      </w:pPr>
    </w:lvl>
    <w:lvl w:ilvl="3" w:tplc="C206DCA6">
      <w:start w:val="1"/>
      <w:numFmt w:val="bullet"/>
      <w:lvlText w:val="●"/>
      <w:lvlJc w:val="left"/>
      <w:pPr>
        <w:ind w:left="2880" w:hanging="360"/>
      </w:pPr>
    </w:lvl>
    <w:lvl w:ilvl="4" w:tplc="90049394">
      <w:start w:val="1"/>
      <w:numFmt w:val="bullet"/>
      <w:lvlText w:val="○"/>
      <w:lvlJc w:val="left"/>
      <w:pPr>
        <w:ind w:left="3600" w:hanging="360"/>
      </w:pPr>
    </w:lvl>
    <w:lvl w:ilvl="5" w:tplc="0D00F834">
      <w:start w:val="1"/>
      <w:numFmt w:val="bullet"/>
      <w:lvlText w:val="■"/>
      <w:lvlJc w:val="left"/>
      <w:pPr>
        <w:ind w:left="4320" w:hanging="360"/>
      </w:pPr>
    </w:lvl>
    <w:lvl w:ilvl="6" w:tplc="778E14D4">
      <w:start w:val="1"/>
      <w:numFmt w:val="bullet"/>
      <w:lvlText w:val="●"/>
      <w:lvlJc w:val="left"/>
      <w:pPr>
        <w:ind w:left="5040" w:hanging="360"/>
      </w:pPr>
    </w:lvl>
    <w:lvl w:ilvl="7" w:tplc="4FDE6EBE">
      <w:start w:val="1"/>
      <w:numFmt w:val="bullet"/>
      <w:lvlText w:val="●"/>
      <w:lvlJc w:val="left"/>
      <w:pPr>
        <w:ind w:left="5760" w:hanging="360"/>
      </w:pPr>
    </w:lvl>
    <w:lvl w:ilvl="8" w:tplc="0464D96C">
      <w:start w:val="1"/>
      <w:numFmt w:val="bullet"/>
      <w:lvlText w:val="●"/>
      <w:lvlJc w:val="left"/>
      <w:pPr>
        <w:ind w:left="6480" w:hanging="360"/>
      </w:pPr>
    </w:lvl>
  </w:abstractNum>
  <w:num w:numId="1" w16cid:durableId="690768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951"/>
    <w:rsid w:val="00180063"/>
    <w:rsid w:val="00497B74"/>
    <w:rsid w:val="004D3962"/>
    <w:rsid w:val="005C5DB7"/>
    <w:rsid w:val="007A7966"/>
    <w:rsid w:val="008411CE"/>
    <w:rsid w:val="009E3BAA"/>
    <w:rsid w:val="00D36951"/>
    <w:rsid w:val="00D92136"/>
    <w:rsid w:val="00DF57B1"/>
    <w:rsid w:val="00E10B08"/>
    <w:rsid w:val="00E206D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914A"/>
  <w15:docId w15:val="{BF0BB9B2-FC3D-4D91-85E7-417691857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unhideWhenUsed/>
    <w:qFormat/>
    <w:pPr>
      <w:spacing w:before="180" w:after="100"/>
      <w:outlineLvl w:val="1"/>
    </w:pPr>
    <w:rPr>
      <w:b/>
      <w:bCs/>
      <w:color w:val="2E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5281/zenodo.20476421"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doi.org/10.5281/zenodo.20476421"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adamholohan6/taloside-screening-pipeline"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comments" Target="comments.xml"/><Relationship Id="rId24" Type="http://schemas.microsoft.com/office/2011/relationships/commentsExtended" Target="commentsExtended.xml"/><Relationship Id="rId25" Type="http://schemas.microsoft.com/office/2016/09/relationships/commentsIds" Target="commentsIds.xml"/><Relationship Id="rId26"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6078</Words>
  <Characters>34645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HOLOHAN, ADAM</cp:lastModifiedBy>
  <cp:revision>5</cp:revision>
  <dcterms:created xsi:type="dcterms:W3CDTF">2026-06-04T15:57:00Z</dcterms:created>
  <dcterms:modified xsi:type="dcterms:W3CDTF">2026-06-05T19:06:00Z</dcterms:modified>
</cp:coreProperties>
</file>