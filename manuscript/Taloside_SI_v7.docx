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A94656" w14:textId="77777777" w:rsidR="00E10B08" w:rsidRDefault="00E10B08" w:rsidP="00E10B08">
      <w:pPr>
        <w:spacing w:after="120"/>
        <w:jc w:val="center"/>
      </w:pPr>
      <w:r>
        <w:rPr>
          <w:b/>
          <w:bCs/>
          <w:color w:val="1F3864"/>
          <w:sz w:val="32"/>
          <w:szCs w:val="32"/>
        </w:rPr>
        <w:lastRenderedPageBreak/>
        <w:t>Supporting Information</w:t>
      </w:r>
    </w:p>
    <w:p w14:paraId="72FC3711" w14:textId="77777777" w:rsidR="00E10B08" w:rsidRDefault="00E10B08" w:rsidP="00E10B08">
      <w:pPr>
        <w:spacing w:after="80"/>
        <w:jc w:val="center"/>
      </w:pPr>
      <w:r>
        <w:rPr>
          <w:b/>
          <w:bCs/>
          <w:sz w:val="24"/>
          <w:szCs w:val="24"/>
        </w:rPr>
        <w:t>An automated virtual screening pipeline for taloside–1,2,3-triazole Galectin-3 inhibitors: systematic enumeration of CuAAC and RuAAC regioisomers</w:t>
      </w:r>
    </w:p>
    <w:p w14:paraId="50D9819C" w14:textId="77777777" w:rsidR="00E10B08" w:rsidRDefault="00E10B08" w:rsidP="00E10B08">
      <w:pPr>
        <w:spacing w:before="60" w:after="60"/>
        <w:jc w:val="center"/>
      </w:pPr>
      <w:r>
        <w:rPr>
          <w:sz w:val="22"/>
          <w:szCs w:val="22"/>
        </w:rPr>
        <w:t>Adam Holohan</w:t>
      </w:r>
    </w:p>
    <w:p w14:paraId="434E1005" w14:textId="77777777" w:rsidR="00E10B08" w:rsidRDefault="00E10B08" w:rsidP="00E10B08">
      <w:pPr>
        <w:spacing w:before="60" w:after="60"/>
      </w:pPr>
    </w:p>
    <w:p w14:paraId="24C95B32" w14:textId="77777777" w:rsidR="00E10B08" w:rsidRDefault="00E10B08" w:rsidP="00E10B08">
      <w:pPr>
        <w:pStyle w:val="Heading1"/>
      </w:pPr>
      <w:r>
        <w:t>Contents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7860"/>
      </w:tblGrid>
      <w:tr w:rsidR="00E10B08" w14:paraId="619714BF" w14:textId="77777777" w:rsidTr="00326B94">
        <w:tc>
          <w:tcPr>
            <w:tcW w:w="15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5BBC5CA9" w14:textId="77777777" w:rsidR="00E10B08" w:rsidRDefault="00E10B08" w:rsidP="00326B94">
            <w:r>
              <w:rPr>
                <w:b/>
                <w:bCs/>
              </w:rPr>
              <w:t>Note S1</w:t>
            </w:r>
          </w:p>
        </w:tc>
        <w:tc>
          <w:tcPr>
            <w:tcW w:w="78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43BB4E1" w14:textId="77777777" w:rsidR="00E10B08" w:rsidRDefault="00E10B08" w:rsidP="00326B94">
            <w:r>
              <w:t>Docking grid parameters and search settings</w:t>
            </w:r>
          </w:p>
        </w:tc>
      </w:tr>
      <w:tr w:rsidR="00E10B08" w14:paraId="62F9FBEA" w14:textId="77777777" w:rsidTr="00326B94">
        <w:tc>
          <w:tcPr>
            <w:tcW w:w="15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7C03CAA2" w14:textId="77777777" w:rsidR="00E10B08" w:rsidRDefault="00E10B08" w:rsidP="00326B94">
            <w:r>
              <w:rPr>
                <w:b/>
                <w:bCs/>
              </w:rPr>
              <w:t>Table S1</w:t>
            </w:r>
          </w:p>
        </w:tc>
        <w:tc>
          <w:tcPr>
            <w:tcW w:w="78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881B498" w14:textId="77777777" w:rsidR="00E10B08" w:rsidRDefault="00E10B08" w:rsidP="00326B94">
            <w:r>
              <w:t>PAINS screening results for all 16 enumerated compounds</w:t>
            </w:r>
          </w:p>
        </w:tc>
      </w:tr>
      <w:tr w:rsidR="00E10B08" w14:paraId="6601D427" w14:textId="77777777" w:rsidTr="00326B94">
        <w:tc>
          <w:tcPr>
            <w:tcW w:w="15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2B4231E7" w14:textId="77777777" w:rsidR="00E10B08" w:rsidRDefault="00E10B08" w:rsidP="00326B94">
            <w:r>
              <w:rPr>
                <w:b/>
                <w:bCs/>
              </w:rPr>
              <w:t>Table S2</w:t>
            </w:r>
          </w:p>
        </w:tc>
        <w:tc>
          <w:tcPr>
            <w:tcW w:w="78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58121FE" w14:textId="77777777" w:rsidR="00E10B08" w:rsidRDefault="00E10B08" w:rsidP="00326B94">
            <w:r>
              <w:t>Full docking results: all 14 compounds, Vina energy and combined score</w:t>
            </w:r>
          </w:p>
        </w:tc>
      </w:tr>
      <w:tr w:rsidR="00E10B08" w14:paraId="674123DD" w14:textId="77777777" w:rsidTr="00326B94">
        <w:tc>
          <w:tcPr>
            <w:tcW w:w="15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6F34D5ED" w14:textId="77777777" w:rsidR="00E10B08" w:rsidRDefault="00E10B08" w:rsidP="00326B94">
            <w:r>
              <w:rPr>
                <w:b/>
                <w:bCs/>
              </w:rPr>
              <w:t>Table S3</w:t>
            </w:r>
          </w:p>
        </w:tc>
        <w:tc>
          <w:tcPr>
            <w:tcW w:w="78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8FFC54E" w14:textId="77777777" w:rsidR="00E10B08" w:rsidRDefault="00E10B08" w:rsidP="00326B94">
            <w:r>
              <w:t>Hydrogen bond and contact analysis for top 5 ranked compounds</w:t>
            </w:r>
          </w:p>
        </w:tc>
      </w:tr>
      <w:tr w:rsidR="00E10B08" w14:paraId="38594300" w14:textId="77777777" w:rsidTr="00326B94">
        <w:tc>
          <w:tcPr>
            <w:tcW w:w="15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4909D004" w14:textId="77777777" w:rsidR="00E10B08" w:rsidRDefault="00E10B08" w:rsidP="00326B94">
            <w:r>
              <w:rPr>
                <w:b/>
                <w:bCs/>
              </w:rPr>
              <w:t>Table S4</w:t>
            </w:r>
          </w:p>
        </w:tc>
        <w:tc>
          <w:tcPr>
            <w:tcW w:w="78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87E1787" w14:textId="77777777" w:rsidR="00E10B08" w:rsidRDefault="00E10B08" w:rsidP="00326B94">
            <w:r>
              <w:t>Docking exhaustiveness sensitivity: Vina score of top-1 pose vs exhaustiveness setting</w:t>
            </w:r>
          </w:p>
        </w:tc>
      </w:tr>
      <w:tr w:rsidR="00E10B08" w14:paraId="670B518E" w14:textId="77777777" w:rsidTr="00326B94">
        <w:tc>
          <w:tcPr>
            <w:tcW w:w="15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536C303D" w14:textId="77777777" w:rsidR="00E10B08" w:rsidRDefault="00E10B08" w:rsidP="00326B94">
            <w:r>
              <w:rPr>
                <w:b/>
                <w:bCs/>
              </w:rPr>
              <w:t>Table S5</w:t>
            </w:r>
          </w:p>
        </w:tc>
        <w:tc>
          <w:tcPr>
            <w:tcW w:w="78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8837ACF" w14:textId="77777777" w:rsidR="00E10B08" w:rsidRDefault="00E10B08" w:rsidP="00326B94">
            <w:r>
              <w:t>Scoring-sensitivity analysis: combined-score ranking under three SA-term schemes</w:t>
            </w:r>
          </w:p>
        </w:tc>
      </w:tr>
      <w:tr w:rsidR="00E10B08" w14:paraId="009962B1" w14:textId="77777777" w:rsidTr="00326B94">
        <w:tc>
          <w:tcPr>
            <w:tcW w:w="15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844A641" w14:textId="77777777" w:rsidR="00E10B08" w:rsidRDefault="00E10B08" w:rsidP="00326B94">
            <w:r>
              <w:rPr>
                <w:b/>
                <w:bCs/>
              </w:rPr>
              <w:t>Figure S1</w:t>
            </w:r>
          </w:p>
        </w:tc>
        <w:tc>
          <w:tcPr>
            <w:tcW w:w="78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CAAD425" w14:textId="77777777" w:rsidR="00E10B08" w:rsidRDefault="00E10B08" w:rsidP="00326B94">
            <w:r>
              <w:t>Docking grid box overlaid on 3ZSJ CRD active site</w:t>
            </w:r>
          </w:p>
        </w:tc>
      </w:tr>
      <w:tr w:rsidR="00E10B08" w14:paraId="378903AA" w14:textId="77777777" w:rsidTr="00326B94">
        <w:tc>
          <w:tcPr>
            <w:tcW w:w="15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176BCC36" w14:textId="77777777" w:rsidR="00E10B08" w:rsidRDefault="00E10B08" w:rsidP="00326B94">
            <w:r>
              <w:rPr>
                <w:b/>
                <w:bCs/>
              </w:rPr>
              <w:t>Figure S2</w:t>
            </w:r>
          </w:p>
        </w:tc>
        <w:tc>
          <w:tcPr>
            <w:tcW w:w="78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D85F808" w14:textId="77777777" w:rsidR="00E10B08" w:rsidRDefault="00E10B08" w:rsidP="00326B94">
            <w:r>
              <w:t>SCAF-001 scaffold structure with corrected atom/position labelling</w:t>
            </w:r>
          </w:p>
        </w:tc>
      </w:tr>
      <w:tr w:rsidR="00E10B08" w14:paraId="5DE249BE" w14:textId="77777777" w:rsidTr="00326B94">
        <w:tc>
          <w:tcPr>
            <w:tcW w:w="15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1E5E6E29" w14:textId="77777777" w:rsidR="00E10B08" w:rsidRDefault="00E10B08" w:rsidP="00326B94">
            <w:r>
              <w:rPr>
                <w:b/>
                <w:bCs/>
              </w:rPr>
              <w:t>Figure S3</w:t>
            </w:r>
          </w:p>
        </w:tc>
        <w:tc>
          <w:tcPr>
            <w:tcW w:w="78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7B4CB26" w14:textId="77777777" w:rsidR="00E10B08" w:rsidRDefault="00E10B08" w:rsidP="00326B94">
            <w:r>
              <w:t>Lactose redocking: overlay of crystallographic and redocked poses</w:t>
            </w:r>
          </w:p>
        </w:tc>
      </w:tr>
      <w:tr w:rsidR="00E10B08" w14:paraId="5F857C99" w14:textId="77777777" w:rsidTr="00326B94">
        <w:tc>
          <w:tcPr>
            <w:tcW w:w="15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51214723" w14:textId="77777777" w:rsidR="00E10B08" w:rsidRDefault="00E10B08" w:rsidP="00326B94">
            <w:r>
              <w:rPr>
                <w:b/>
                <w:bCs/>
              </w:rPr>
              <w:t>Figure S4</w:t>
            </w:r>
          </w:p>
        </w:tc>
        <w:tc>
          <w:tcPr>
            <w:tcW w:w="78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4B2EEF2" w14:textId="77777777" w:rsidR="00E10B08" w:rsidRDefault="00E10B08" w:rsidP="00326B94">
            <w:r>
              <w:t>Binding pocket pose overlay: 4F-CuAAC docked pose, lactose crystal, 57I crystal and docked</w:t>
            </w:r>
          </w:p>
        </w:tc>
      </w:tr>
    </w:tbl>
    <w:p w14:paraId="4D33EF2A" w14:textId="77777777" w:rsidR="00E10B08" w:rsidRDefault="00E10B08" w:rsidP="00E10B08">
      <w:pPr>
        <w:spacing w:before="60" w:after="60"/>
      </w:pPr>
    </w:p>
    <w:p w14:paraId="5C6B02BC" w14:textId="77777777" w:rsidR="00E10B08" w:rsidRDefault="00E10B08" w:rsidP="00E10B08">
      <w:pPr>
        <w:spacing w:before="60" w:after="60"/>
      </w:pPr>
    </w:p>
    <w:p w14:paraId="1054D665" w14:textId="77777777" w:rsidR="00E10B08" w:rsidRDefault="00E10B08" w:rsidP="00E10B08">
      <w:pPr>
        <w:pStyle w:val="Heading2"/>
      </w:pPr>
      <w:r>
        <w:t>Note S1. Docking Grid Parameters and Search Settings</w:t>
      </w:r>
    </w:p>
    <w:p w14:paraId="21B189FB" w14:textId="77777777" w:rsidR="00E10B08" w:rsidRDefault="00E10B08" w:rsidP="00E10B08">
      <w:pPr>
        <w:spacing w:before="80" w:after="20"/>
      </w:pPr>
      <w:r>
        <w:t xml:space="preserve">Receptor: </w:t>
      </w:r>
    </w:p>
    <w:p w14:paraId="330718E2" w14:textId="77777777" w:rsidR="00E10B08" w:rsidRDefault="00E10B08" w:rsidP="00E10B08">
      <w:pPr>
        <w:spacing w:before="80" w:after="80"/>
      </w:pPr>
      <w:r>
        <w:t>PDB: 3ZSJ (Galectin-3 CRD, Saraboji et al., Biochemistry 2012, 51, 296–306; resolution 0.86 Å). Chain A, residues 107–250. All crystallographic waters and the co-crystallised lactose ligand were removed prior to docking; the impact of conserved binding-site waters on docking ranks is acknowledged as a limitation (see main text §4). Receptor polar hydrogens and Gasteiger charges were assigned using AutoDockTools 1.5.7 (prepare_receptor4.py / MGLTools). Ligand 3D conformers were generated with RDKit ETKDGv3 and MMFF94 force-field minimisation; Open Babel 3.1.1 was used only for SDF→PDBQT conversion with Gasteiger charges.</w:t>
      </w:r>
    </w:p>
    <w:p w14:paraId="32526082" w14:textId="77777777" w:rsidR="00E10B08" w:rsidRDefault="00E10B08" w:rsidP="00E10B08">
      <w:pPr>
        <w:spacing w:before="80" w:after="80"/>
      </w:pPr>
      <w:r>
        <w:t>Grid box:</w:t>
      </w:r>
    </w:p>
    <w:p w14:paraId="1D4D1CDE" w14:textId="77777777" w:rsidR="00E10B08" w:rsidRDefault="00E10B08" w:rsidP="00E10B08">
      <w:pPr>
        <w:spacing w:before="80" w:after="80"/>
      </w:pPr>
      <w:r>
        <w:t>Centre: x = -20.98 Å,  y = 8.88 Å,  z = -1.00 Å  (dynamically centred on BGC+GAL crystal ligand centroid, 3ZSJ).</w:t>
      </w:r>
      <w:del w:id="9003" w:author="Claude" w:date="2026-06-08T00:00:00Z">
        <w:r>
          <w:delText>-1.0</w:delText>
        </w:r>
      </w:del>
      <w:ins w:id="9004" w:author="Claude" w:date="2026-06-08T00:00:00Z">
        <w:r>
          <w:t>-1.00</w:t>
        </w:r>
      </w:ins>
      <w:r/>
    </w:p>
    <w:p w14:paraId="3259289F" w14:textId="77777777" w:rsidR="00E10B08" w:rsidRDefault="00E10B08" w:rsidP="00E10B08">
      <w:pPr>
        <w:spacing w:before="80" w:after="80"/>
      </w:pPr>
      <w:r>
        <w:t>Dimensions: 20 × 20 × 20 Å.</w:t>
      </w:r>
    </w:p>
    <w:p w14:paraId="2178298A" w14:textId="77777777" w:rsidR="00E10B08" w:rsidRDefault="00E10B08" w:rsidP="00E10B08">
      <w:pPr>
        <w:spacing w:before="80" w:after="80"/>
      </w:pPr>
      <w:r>
        <w:t>Spacing: 0.375 Å (Vina default).</w:t>
      </w:r>
    </w:p>
    <w:p w14:paraId="19DE5B71" w14:textId="77777777" w:rsidR="00E10B08" w:rsidRDefault="00E10B08" w:rsidP="00E10B08">
      <w:pPr>
        <w:spacing w:before="80" w:after="80"/>
      </w:pPr>
      <w:r>
        <w:t>Search settings:</w:t>
      </w:r>
    </w:p>
    <w:p w14:paraId="0266BC65" w14:textId="77777777" w:rsidR="00E10B08" w:rsidRDefault="00E10B08" w:rsidP="00E10B08">
      <w:pPr>
        <w:spacing w:before="80" w:after="80"/>
      </w:pPr>
      <w:r>
        <w:t xml:space="preserve">AutoDock Vina 1.2.7; exhaustiveness = 8 (sensitivity analysis in Table S4 confirms rank stability up to exhaustiveness = 64); num_modes = 3; energy_range = 3 kcal/mol. Ligand 3D conformers were generated with RDKit ETKDGv3 and MMFF94 minimisation; Open Babel 3.1.1 was used only for </w:t>
        <w:lastRenderedPageBreak/>
        <w:t>SDF→PDBQT conversion with Gasteiger charges. Regioisomeric identity was confirmed by substructure matching against triazole SMARTS patterns prior to docking.</w:t>
      </w:r>
    </w:p>
    <w:p w14:paraId="72F5E825" w14:textId="77777777" w:rsidR="00E10B08" w:rsidRDefault="00E10B08" w:rsidP="00E10B08">
      <w:pPr>
        <w:spacing w:before="80" w:after="80"/>
      </w:pPr>
    </w:p>
    <w:p w14:paraId="3A5626F7" w14:textId="77777777" w:rsidR="00E10B08" w:rsidRDefault="00E10B08" w:rsidP="00E10B08">
      <w:pPr>
        <w:pStyle w:val="Heading2"/>
      </w:pPr>
      <w:r>
        <w:t>Table S1. PAINS Screening Results</w:t>
      </w:r>
    </w:p>
    <w:p w14:paraId="16219505" w14:textId="77777777" w:rsidR="00E10B08" w:rsidRDefault="00E10B08" w:rsidP="00E10B08">
      <w:pPr>
        <w:spacing w:before="80" w:after="80"/>
      </w:pPr>
      <w:r>
        <w:t>All 16 enumerated compounds were screened using the RDKit implementation of PAINS filters (Baell &amp; Holloway, J. Med. Chem. 2010). All 14 compounds that also passed carbohydrate-adjusted Lipinski criteria are shown. Two compounds (BB-006-4NO</w:t>
      </w:r>
      <w:r>
        <w:rPr>
          <w:rFonts w:ascii="Cambria Math" w:hAnsi="Cambria Math" w:cs="Cambria Math"/>
        </w:rPr>
        <w:t>₂</w:t>
      </w:r>
      <w:r>
        <w:t xml:space="preserve"> regioisomers) were excluded at the descriptor-filtering stage and are not listed here.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72"/>
        <w:gridCol w:w="3328"/>
        <w:gridCol w:w="1361"/>
        <w:gridCol w:w="1606"/>
        <w:gridCol w:w="893"/>
      </w:tblGrid>
      <w:tr w:rsidR="00E10B08" w14:paraId="4699B74A" w14:textId="77777777" w:rsidTr="00326B94">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215EAFA5" w14:textId="77777777" w:rsidR="00E10B08" w:rsidRDefault="00E10B08" w:rsidP="00326B94">
            <w:pPr>
              <w:jc w:val="center"/>
            </w:pPr>
            <w:r>
              <w:rPr>
                <w:b/>
                <w:bCs/>
              </w:rPr>
              <w:t>Compound ID</w:t>
            </w:r>
          </w:p>
        </w:tc>
        <w:tc>
          <w:tcPr>
            <w:tcW w:w="34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488503B7" w14:textId="77777777" w:rsidR="00E10B08" w:rsidRDefault="00E10B08" w:rsidP="00326B94">
            <w:pPr>
              <w:jc w:val="center"/>
            </w:pPr>
            <w:r>
              <w:rPr>
                <w:b/>
                <w:bCs/>
              </w:rPr>
              <w:t>Structure type</w:t>
            </w:r>
          </w:p>
        </w:tc>
        <w:tc>
          <w:tcPr>
            <w:tcW w:w="14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1EC54DB" w14:textId="77777777" w:rsidR="00E10B08" w:rsidRDefault="00E10B08" w:rsidP="00326B94">
            <w:pPr>
              <w:jc w:val="center"/>
            </w:pPr>
            <w:r>
              <w:rPr>
                <w:b/>
                <w:bCs/>
              </w:rPr>
              <w:t>PAINS alert</w:t>
            </w:r>
          </w:p>
        </w:tc>
        <w:tc>
          <w:tcPr>
            <w:tcW w:w="14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52801313" w14:textId="77777777" w:rsidR="00E10B08" w:rsidRDefault="00E10B08" w:rsidP="00326B94">
            <w:pPr>
              <w:jc w:val="center"/>
            </w:pPr>
            <w:r>
              <w:rPr>
                <w:b/>
                <w:bCs/>
              </w:rPr>
              <w:t>Nitroaromatic flag†</w:t>
            </w:r>
          </w:p>
        </w:tc>
        <w:tc>
          <w:tcPr>
            <w:tcW w:w="9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16689E9D" w14:textId="77777777" w:rsidR="00E10B08" w:rsidRDefault="00E10B08" w:rsidP="00326B94">
            <w:pPr>
              <w:jc w:val="center"/>
            </w:pPr>
            <w:r>
              <w:rPr>
                <w:b/>
                <w:bCs/>
              </w:rPr>
              <w:t>Filter result</w:t>
            </w:r>
          </w:p>
        </w:tc>
      </w:tr>
      <w:tr w:rsidR="00E10B08" w14:paraId="53F153FE" w14:textId="77777777" w:rsidTr="00326B94">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2196BF3" w14:textId="77777777" w:rsidR="00E10B08" w:rsidRDefault="00E10B08" w:rsidP="00326B94">
            <w:r>
              <w:rPr>
                <w:color w:val="000000"/>
              </w:rPr>
              <w:t>BB-004-4F_CuAAC</w:t>
            </w:r>
          </w:p>
        </w:tc>
        <w:tc>
          <w:tcPr>
            <w:tcW w:w="34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44F097D" w14:textId="77777777" w:rsidR="00E10B08" w:rsidRDefault="00E10B08" w:rsidP="00326B94">
            <w:r>
              <w:rPr>
                <w:color w:val="000000"/>
              </w:rPr>
              <w:t>4-Fluorophenyl, 1,4-triazole</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72BF3CD" w14:textId="77777777" w:rsidR="00E10B08" w:rsidRDefault="00E10B08" w:rsidP="00326B94">
            <w:pPr>
              <w:jc w:val="center"/>
            </w:pPr>
            <w:r>
              <w:rPr>
                <w:color w:val="000000"/>
              </w:rPr>
              <w:t>None</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C34CED3" w14:textId="77777777" w:rsidR="00E10B08" w:rsidRDefault="00E10B08" w:rsidP="00326B94">
            <w:pPr>
              <w:jc w:val="center"/>
            </w:pPr>
            <w:r>
              <w:rPr>
                <w:color w:val="000000"/>
              </w:rPr>
              <w:t>Yes (scaffold)</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0EF35D7" w14:textId="77777777" w:rsidR="00E10B08" w:rsidRDefault="00E10B08" w:rsidP="00326B94">
            <w:pPr>
              <w:jc w:val="center"/>
            </w:pPr>
            <w:r>
              <w:rPr>
                <w:color w:val="2E8B57"/>
              </w:rPr>
              <w:t>Pass*</w:t>
            </w:r>
          </w:p>
        </w:tc>
      </w:tr>
      <w:tr w:rsidR="00E10B08" w14:paraId="1FF1943F" w14:textId="77777777" w:rsidTr="00326B94">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C301DC6" w14:textId="77777777" w:rsidR="00E10B08" w:rsidRDefault="00E10B08" w:rsidP="00326B94">
            <w:r>
              <w:rPr>
                <w:color w:val="000000"/>
              </w:rPr>
              <w:t>BB-001-Ph_CuAAC</w:t>
            </w:r>
          </w:p>
        </w:tc>
        <w:tc>
          <w:tcPr>
            <w:tcW w:w="34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CF3215B" w14:textId="77777777" w:rsidR="00E10B08" w:rsidRDefault="00E10B08" w:rsidP="00326B94">
            <w:r>
              <w:rPr>
                <w:color w:val="000000"/>
              </w:rPr>
              <w:t>Phenyl, 1,4-triazole</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6534D3D" w14:textId="77777777" w:rsidR="00E10B08" w:rsidRDefault="00E10B08" w:rsidP="00326B94">
            <w:pPr>
              <w:jc w:val="center"/>
            </w:pPr>
            <w:r>
              <w:rPr>
                <w:color w:val="000000"/>
              </w:rPr>
              <w:t>None</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4C70B4F" w14:textId="77777777" w:rsidR="00E10B08" w:rsidRDefault="00E10B08" w:rsidP="00326B94">
            <w:pPr>
              <w:jc w:val="center"/>
            </w:pPr>
            <w:r>
              <w:rPr>
                <w:color w:val="000000"/>
              </w:rPr>
              <w:t>Yes (scaffold)</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30989A1" w14:textId="77777777" w:rsidR="00E10B08" w:rsidRDefault="00E10B08" w:rsidP="00326B94">
            <w:pPr>
              <w:jc w:val="center"/>
            </w:pPr>
            <w:r>
              <w:rPr>
                <w:color w:val="2E8B57"/>
              </w:rPr>
              <w:t>Pass*</w:t>
            </w:r>
          </w:p>
        </w:tc>
      </w:tr>
      <w:tr w:rsidR="00E10B08" w14:paraId="0BCDA4EC" w14:textId="77777777" w:rsidTr="00326B94">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1D0F58E" w14:textId="77777777" w:rsidR="00E10B08" w:rsidRDefault="00E10B08" w:rsidP="00326B94">
            <w:r>
              <w:rPr>
                <w:color w:val="000000"/>
              </w:rPr>
              <w:t>BB-003-4Cl_CuAAC</w:t>
            </w:r>
          </w:p>
        </w:tc>
        <w:tc>
          <w:tcPr>
            <w:tcW w:w="34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86909B4" w14:textId="77777777" w:rsidR="00E10B08" w:rsidRDefault="00E10B08" w:rsidP="00326B94">
            <w:r>
              <w:rPr>
                <w:color w:val="000000"/>
              </w:rPr>
              <w:t>4-Chlorophenyl, 1,4-triazole</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0A5EBF3" w14:textId="77777777" w:rsidR="00E10B08" w:rsidRDefault="00E10B08" w:rsidP="00326B94">
            <w:pPr>
              <w:jc w:val="center"/>
            </w:pPr>
            <w:r>
              <w:rPr>
                <w:color w:val="000000"/>
              </w:rPr>
              <w:t>None</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8598D89" w14:textId="77777777" w:rsidR="00E10B08" w:rsidRDefault="00E10B08" w:rsidP="00326B94">
            <w:pPr>
              <w:jc w:val="center"/>
            </w:pPr>
            <w:r>
              <w:rPr>
                <w:color w:val="000000"/>
              </w:rPr>
              <w:t>Yes (scaffold)</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E97ACD1" w14:textId="77777777" w:rsidR="00E10B08" w:rsidRDefault="00E10B08" w:rsidP="00326B94">
            <w:pPr>
              <w:jc w:val="center"/>
            </w:pPr>
            <w:r>
              <w:rPr>
                <w:color w:val="2E8B57"/>
              </w:rPr>
              <w:t>Pass*</w:t>
            </w:r>
          </w:p>
        </w:tc>
      </w:tr>
      <w:tr w:rsidR="00E10B08" w14:paraId="024374B9" w14:textId="77777777" w:rsidTr="00326B94">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B3CA0C9" w14:textId="77777777" w:rsidR="00E10B08" w:rsidRDefault="00E10B08" w:rsidP="00326B94">
            <w:r>
              <w:rPr>
                <w:color w:val="000000"/>
              </w:rPr>
              <w:t>BB-004-4F_RuAAC</w:t>
            </w:r>
          </w:p>
        </w:tc>
        <w:tc>
          <w:tcPr>
            <w:tcW w:w="34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FF141EC" w14:textId="77777777" w:rsidR="00E10B08" w:rsidRDefault="00E10B08" w:rsidP="00326B94">
            <w:r>
              <w:rPr>
                <w:color w:val="000000"/>
              </w:rPr>
              <w:t>4-Fluorophenyl, 1,5-triazole</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57ABACD" w14:textId="77777777" w:rsidR="00E10B08" w:rsidRDefault="00E10B08" w:rsidP="00326B94">
            <w:pPr>
              <w:jc w:val="center"/>
            </w:pPr>
            <w:r>
              <w:rPr>
                <w:color w:val="000000"/>
              </w:rPr>
              <w:t>None</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05D0990" w14:textId="77777777" w:rsidR="00E10B08" w:rsidRDefault="00E10B08" w:rsidP="00326B94">
            <w:pPr>
              <w:jc w:val="center"/>
            </w:pPr>
            <w:r>
              <w:rPr>
                <w:color w:val="000000"/>
              </w:rPr>
              <w:t>Yes (scaffold)</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C44B0E7" w14:textId="77777777" w:rsidR="00E10B08" w:rsidRDefault="00E10B08" w:rsidP="00326B94">
            <w:pPr>
              <w:jc w:val="center"/>
            </w:pPr>
            <w:r>
              <w:rPr>
                <w:color w:val="2E8B57"/>
              </w:rPr>
              <w:t>Pass*</w:t>
            </w:r>
          </w:p>
        </w:tc>
      </w:tr>
      <w:tr w:rsidR="00E10B08" w14:paraId="4D56235D" w14:textId="77777777" w:rsidTr="00326B94">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0E198C6" w14:textId="77777777" w:rsidR="00E10B08" w:rsidRDefault="00E10B08" w:rsidP="00326B94">
            <w:r>
              <w:rPr>
                <w:color w:val="000000"/>
              </w:rPr>
              <w:t>BB-001-Ph_RuAAC</w:t>
            </w:r>
          </w:p>
        </w:tc>
        <w:tc>
          <w:tcPr>
            <w:tcW w:w="34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9AECD49" w14:textId="77777777" w:rsidR="00E10B08" w:rsidRDefault="00E10B08" w:rsidP="00326B94">
            <w:r>
              <w:rPr>
                <w:color w:val="000000"/>
              </w:rPr>
              <w:t>Phenyl, 1,5-triazole</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2061C8B" w14:textId="77777777" w:rsidR="00E10B08" w:rsidRDefault="00E10B08" w:rsidP="00326B94">
            <w:pPr>
              <w:jc w:val="center"/>
            </w:pPr>
            <w:r>
              <w:rPr>
                <w:color w:val="000000"/>
              </w:rPr>
              <w:t>None</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F81F516" w14:textId="77777777" w:rsidR="00E10B08" w:rsidRDefault="00E10B08" w:rsidP="00326B94">
            <w:pPr>
              <w:jc w:val="center"/>
            </w:pPr>
            <w:r>
              <w:rPr>
                <w:color w:val="000000"/>
              </w:rPr>
              <w:t>Yes (scaffold)</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7A418BE" w14:textId="77777777" w:rsidR="00E10B08" w:rsidRDefault="00E10B08" w:rsidP="00326B94">
            <w:pPr>
              <w:jc w:val="center"/>
            </w:pPr>
            <w:r>
              <w:rPr>
                <w:color w:val="2E8B57"/>
              </w:rPr>
              <w:t>Pass*</w:t>
            </w:r>
          </w:p>
        </w:tc>
      </w:tr>
      <w:tr w:rsidR="00E10B08" w14:paraId="1A601A56" w14:textId="77777777" w:rsidTr="00326B94">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C9787AA" w14:textId="77777777" w:rsidR="00E10B08" w:rsidRDefault="00E10B08" w:rsidP="00326B94">
            <w:r>
              <w:rPr>
                <w:color w:val="000000"/>
              </w:rPr>
              <w:t>BB-003-4Cl_RuAAC</w:t>
            </w:r>
          </w:p>
        </w:tc>
        <w:tc>
          <w:tcPr>
            <w:tcW w:w="34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C3C7FA4" w14:textId="77777777" w:rsidR="00E10B08" w:rsidRDefault="00E10B08" w:rsidP="00326B94">
            <w:r>
              <w:rPr>
                <w:color w:val="000000"/>
              </w:rPr>
              <w:t>4-Chlorophenyl, 1,5-triazole</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7F98C39" w14:textId="77777777" w:rsidR="00E10B08" w:rsidRDefault="00E10B08" w:rsidP="00326B94">
            <w:pPr>
              <w:jc w:val="center"/>
            </w:pPr>
            <w:r>
              <w:rPr>
                <w:color w:val="000000"/>
              </w:rPr>
              <w:t>None</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B8531C9" w14:textId="77777777" w:rsidR="00E10B08" w:rsidRDefault="00E10B08" w:rsidP="00326B94">
            <w:pPr>
              <w:jc w:val="center"/>
            </w:pPr>
            <w:r>
              <w:rPr>
                <w:color w:val="000000"/>
              </w:rPr>
              <w:t>Yes (scaffold)</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FD3C603" w14:textId="77777777" w:rsidR="00E10B08" w:rsidRDefault="00E10B08" w:rsidP="00326B94">
            <w:pPr>
              <w:jc w:val="center"/>
            </w:pPr>
            <w:r>
              <w:rPr>
                <w:color w:val="2E8B57"/>
              </w:rPr>
              <w:t>Pass*</w:t>
            </w:r>
          </w:p>
        </w:tc>
      </w:tr>
      <w:tr w:rsidR="00E10B08" w14:paraId="171646B5" w14:textId="77777777" w:rsidTr="00326B94">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3DF2663" w14:textId="77777777" w:rsidR="00E10B08" w:rsidRDefault="00E10B08" w:rsidP="00326B94">
            <w:r>
              <w:rPr>
                <w:color w:val="000000"/>
              </w:rPr>
              <w:t>BB-007-Pyridine_CuAAC</w:t>
            </w:r>
          </w:p>
        </w:tc>
        <w:tc>
          <w:tcPr>
            <w:tcW w:w="34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2D0994D" w14:textId="77777777" w:rsidR="00E10B08" w:rsidRDefault="00E10B08" w:rsidP="00326B94">
            <w:r>
              <w:rPr>
                <w:color w:val="000000"/>
              </w:rPr>
              <w:t>2-Pyridyl, 1,4-triazole</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7960A32" w14:textId="77777777" w:rsidR="00E10B08" w:rsidRDefault="00E10B08" w:rsidP="00326B94">
            <w:pPr>
              <w:jc w:val="center"/>
            </w:pPr>
            <w:r>
              <w:rPr>
                <w:color w:val="000000"/>
              </w:rPr>
              <w:t>None</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211F73B" w14:textId="77777777" w:rsidR="00E10B08" w:rsidRDefault="00E10B08" w:rsidP="00326B94">
            <w:pPr>
              <w:jc w:val="center"/>
            </w:pPr>
            <w:r>
              <w:rPr>
                <w:color w:val="000000"/>
              </w:rPr>
              <w:t>Yes (scaffold)</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6466ED2" w14:textId="77777777" w:rsidR="00E10B08" w:rsidRDefault="00E10B08" w:rsidP="00326B94">
            <w:pPr>
              <w:jc w:val="center"/>
            </w:pPr>
            <w:r>
              <w:rPr>
                <w:color w:val="2E8B57"/>
              </w:rPr>
              <w:t>Pass*</w:t>
            </w:r>
          </w:p>
        </w:tc>
      </w:tr>
      <w:tr w:rsidR="00E10B08" w14:paraId="2A35A089" w14:textId="77777777" w:rsidTr="00326B94">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CA34E1E" w14:textId="77777777" w:rsidR="00E10B08" w:rsidRDefault="00E10B08" w:rsidP="00326B94">
            <w:r>
              <w:rPr>
                <w:color w:val="000000"/>
              </w:rPr>
              <w:t>BB-008-Furan_CuAAC</w:t>
            </w:r>
          </w:p>
        </w:tc>
        <w:tc>
          <w:tcPr>
            <w:tcW w:w="34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FF8AFDD" w14:textId="77777777" w:rsidR="00E10B08" w:rsidRDefault="00E10B08" w:rsidP="00326B94">
            <w:r>
              <w:rPr>
                <w:color w:val="000000"/>
              </w:rPr>
              <w:t>2-Furyl, 1,4-triazole</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27F7864" w14:textId="77777777" w:rsidR="00E10B08" w:rsidRDefault="00E10B08" w:rsidP="00326B94">
            <w:pPr>
              <w:jc w:val="center"/>
            </w:pPr>
            <w:r>
              <w:rPr>
                <w:color w:val="000000"/>
              </w:rPr>
              <w:t>None</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F3A7CA1" w14:textId="77777777" w:rsidR="00E10B08" w:rsidRDefault="00E10B08" w:rsidP="00326B94">
            <w:pPr>
              <w:jc w:val="center"/>
            </w:pPr>
            <w:r>
              <w:rPr>
                <w:color w:val="000000"/>
              </w:rPr>
              <w:t>Yes (scaffold)</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1CC0056" w14:textId="77777777" w:rsidR="00E10B08" w:rsidRDefault="00E10B08" w:rsidP="00326B94">
            <w:pPr>
              <w:jc w:val="center"/>
            </w:pPr>
            <w:r>
              <w:rPr>
                <w:color w:val="2E8B57"/>
              </w:rPr>
              <w:t>Pass*</w:t>
            </w:r>
          </w:p>
        </w:tc>
      </w:tr>
      <w:tr w:rsidR="00E10B08" w14:paraId="3EBA9486" w14:textId="77777777" w:rsidTr="00326B94">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65C7192" w14:textId="77777777" w:rsidR="00E10B08" w:rsidRDefault="00E10B08" w:rsidP="00326B94">
            <w:r>
              <w:rPr>
                <w:color w:val="000000"/>
              </w:rPr>
              <w:t>BB-007-Pyridine_RuAAC</w:t>
            </w:r>
          </w:p>
        </w:tc>
        <w:tc>
          <w:tcPr>
            <w:tcW w:w="34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37DEB06" w14:textId="77777777" w:rsidR="00E10B08" w:rsidRDefault="00E10B08" w:rsidP="00326B94">
            <w:r>
              <w:rPr>
                <w:color w:val="000000"/>
              </w:rPr>
              <w:t>2-Pyridyl, 1,5-triazole</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0ADF7C2" w14:textId="77777777" w:rsidR="00E10B08" w:rsidRDefault="00E10B08" w:rsidP="00326B94">
            <w:pPr>
              <w:jc w:val="center"/>
            </w:pPr>
            <w:r>
              <w:rPr>
                <w:color w:val="000000"/>
              </w:rPr>
              <w:t>None</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D069840" w14:textId="77777777" w:rsidR="00E10B08" w:rsidRDefault="00E10B08" w:rsidP="00326B94">
            <w:pPr>
              <w:jc w:val="center"/>
            </w:pPr>
            <w:r>
              <w:rPr>
                <w:color w:val="000000"/>
              </w:rPr>
              <w:t>Yes (scaffold)</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10BDA19" w14:textId="77777777" w:rsidR="00E10B08" w:rsidRDefault="00E10B08" w:rsidP="00326B94">
            <w:pPr>
              <w:jc w:val="center"/>
            </w:pPr>
            <w:r>
              <w:rPr>
                <w:color w:val="2E8B57"/>
              </w:rPr>
              <w:t>Pass*</w:t>
            </w:r>
          </w:p>
        </w:tc>
      </w:tr>
      <w:tr w:rsidR="00E10B08" w14:paraId="76DA205A" w14:textId="77777777" w:rsidTr="00326B94">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6E0AF4D" w14:textId="77777777" w:rsidR="00E10B08" w:rsidRDefault="00E10B08" w:rsidP="00326B94">
            <w:r>
              <w:rPr>
                <w:color w:val="000000"/>
              </w:rPr>
              <w:t>BB-008-Furan_RuAAC</w:t>
            </w:r>
          </w:p>
        </w:tc>
        <w:tc>
          <w:tcPr>
            <w:tcW w:w="34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4B1DB03" w14:textId="77777777" w:rsidR="00E10B08" w:rsidRDefault="00E10B08" w:rsidP="00326B94">
            <w:r>
              <w:rPr>
                <w:color w:val="000000"/>
              </w:rPr>
              <w:t>2-Furyl, 1,5-triazole</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62BEB36" w14:textId="77777777" w:rsidR="00E10B08" w:rsidRDefault="00E10B08" w:rsidP="00326B94">
            <w:pPr>
              <w:jc w:val="center"/>
            </w:pPr>
            <w:r>
              <w:rPr>
                <w:color w:val="000000"/>
              </w:rPr>
              <w:t>None</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DEB70C1" w14:textId="77777777" w:rsidR="00E10B08" w:rsidRDefault="00E10B08" w:rsidP="00326B94">
            <w:pPr>
              <w:jc w:val="center"/>
            </w:pPr>
            <w:r>
              <w:rPr>
                <w:color w:val="000000"/>
              </w:rPr>
              <w:t>Yes (scaffold)</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C515297" w14:textId="77777777" w:rsidR="00E10B08" w:rsidRDefault="00E10B08" w:rsidP="00326B94">
            <w:pPr>
              <w:jc w:val="center"/>
            </w:pPr>
            <w:r>
              <w:rPr>
                <w:color w:val="2E8B57"/>
              </w:rPr>
              <w:t>Pass*</w:t>
            </w:r>
          </w:p>
        </w:tc>
      </w:tr>
      <w:tr w:rsidR="00E10B08" w14:paraId="7FBF2A3B" w14:textId="77777777" w:rsidTr="00326B94">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9181110" w14:textId="77777777" w:rsidR="00E10B08" w:rsidRDefault="00E10B08" w:rsidP="00326B94">
            <w:r>
              <w:rPr>
                <w:color w:val="000000"/>
              </w:rPr>
              <w:t>BB-002-4OMe_CuAAC</w:t>
            </w:r>
          </w:p>
        </w:tc>
        <w:tc>
          <w:tcPr>
            <w:tcW w:w="34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B5349BD" w14:textId="77777777" w:rsidR="00E10B08" w:rsidRDefault="00E10B08" w:rsidP="00326B94">
            <w:r>
              <w:rPr>
                <w:color w:val="000000"/>
              </w:rPr>
              <w:t>4-Methoxyphenyl, 1,4-triazole</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540909B" w14:textId="77777777" w:rsidR="00E10B08" w:rsidRDefault="00E10B08" w:rsidP="00326B94">
            <w:pPr>
              <w:jc w:val="center"/>
            </w:pPr>
            <w:r>
              <w:rPr>
                <w:color w:val="000000"/>
              </w:rPr>
              <w:t>None</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8F865F1" w14:textId="77777777" w:rsidR="00E10B08" w:rsidRDefault="00E10B08" w:rsidP="00326B94">
            <w:pPr>
              <w:jc w:val="center"/>
            </w:pPr>
            <w:r>
              <w:rPr>
                <w:color w:val="000000"/>
              </w:rPr>
              <w:t>Yes (scaffold)</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C6BD45F" w14:textId="77777777" w:rsidR="00E10B08" w:rsidRDefault="00E10B08" w:rsidP="00326B94">
            <w:pPr>
              <w:jc w:val="center"/>
            </w:pPr>
            <w:r>
              <w:rPr>
                <w:color w:val="2E8B57"/>
              </w:rPr>
              <w:t>Pass*</w:t>
            </w:r>
          </w:p>
        </w:tc>
      </w:tr>
      <w:tr w:rsidR="00E10B08" w14:paraId="6C6AC9D5" w14:textId="77777777" w:rsidTr="00326B94">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3C42506" w14:textId="77777777" w:rsidR="00E10B08" w:rsidRDefault="00E10B08" w:rsidP="00326B94">
            <w:r>
              <w:rPr>
                <w:color w:val="000000"/>
              </w:rPr>
              <w:t>BB-005-3Br_CuAAC</w:t>
            </w:r>
          </w:p>
        </w:tc>
        <w:tc>
          <w:tcPr>
            <w:tcW w:w="34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6CD404D" w14:textId="77777777" w:rsidR="00E10B08" w:rsidRDefault="00E10B08" w:rsidP="00326B94">
            <w:r>
              <w:rPr>
                <w:color w:val="000000"/>
              </w:rPr>
              <w:t>3-Bromophenyl, 1,4-triazole</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B28C41B" w14:textId="77777777" w:rsidR="00E10B08" w:rsidRDefault="00E10B08" w:rsidP="00326B94">
            <w:pPr>
              <w:jc w:val="center"/>
            </w:pPr>
            <w:r>
              <w:rPr>
                <w:color w:val="000000"/>
              </w:rPr>
              <w:t>None</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5F81CA6" w14:textId="77777777" w:rsidR="00E10B08" w:rsidRDefault="00E10B08" w:rsidP="00326B94">
            <w:pPr>
              <w:jc w:val="center"/>
            </w:pPr>
            <w:r>
              <w:rPr>
                <w:color w:val="000000"/>
              </w:rPr>
              <w:t>Yes (scaffold)</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A6FC1CE" w14:textId="77777777" w:rsidR="00E10B08" w:rsidRDefault="00E10B08" w:rsidP="00326B94">
            <w:pPr>
              <w:jc w:val="center"/>
            </w:pPr>
            <w:r>
              <w:rPr>
                <w:color w:val="2E8B57"/>
              </w:rPr>
              <w:t>Pass*</w:t>
            </w:r>
          </w:p>
        </w:tc>
      </w:tr>
      <w:tr w:rsidR="00E10B08" w14:paraId="77F0DDBC" w14:textId="77777777" w:rsidTr="00326B94">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7CDF3F4" w14:textId="77777777" w:rsidR="00E10B08" w:rsidRDefault="00E10B08" w:rsidP="00326B94">
            <w:r>
              <w:rPr>
                <w:color w:val="000000"/>
              </w:rPr>
              <w:t>BB-002-4OMe_RuAAC</w:t>
            </w:r>
          </w:p>
        </w:tc>
        <w:tc>
          <w:tcPr>
            <w:tcW w:w="34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314AFFC" w14:textId="77777777" w:rsidR="00E10B08" w:rsidRDefault="00E10B08" w:rsidP="00326B94">
            <w:r>
              <w:rPr>
                <w:color w:val="000000"/>
              </w:rPr>
              <w:t>4-Methoxyphenyl, 1,5-triazole</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BB00FF2" w14:textId="77777777" w:rsidR="00E10B08" w:rsidRDefault="00E10B08" w:rsidP="00326B94">
            <w:pPr>
              <w:jc w:val="center"/>
            </w:pPr>
            <w:r>
              <w:rPr>
                <w:color w:val="000000"/>
              </w:rPr>
              <w:t>None</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C606FA2" w14:textId="77777777" w:rsidR="00E10B08" w:rsidRDefault="00E10B08" w:rsidP="00326B94">
            <w:pPr>
              <w:jc w:val="center"/>
            </w:pPr>
            <w:r>
              <w:rPr>
                <w:color w:val="000000"/>
              </w:rPr>
              <w:t>Yes (scaffold)</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AA786F3" w14:textId="77777777" w:rsidR="00E10B08" w:rsidRDefault="00E10B08" w:rsidP="00326B94">
            <w:pPr>
              <w:jc w:val="center"/>
            </w:pPr>
            <w:r>
              <w:rPr>
                <w:color w:val="2E8B57"/>
              </w:rPr>
              <w:t>Pass*</w:t>
            </w:r>
          </w:p>
        </w:tc>
      </w:tr>
      <w:tr w:rsidR="00E10B08" w14:paraId="11714C26" w14:textId="77777777" w:rsidTr="00326B94">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E775DBF" w14:textId="77777777" w:rsidR="00E10B08" w:rsidRDefault="00E10B08" w:rsidP="00326B94">
            <w:r>
              <w:rPr>
                <w:color w:val="000000"/>
              </w:rPr>
              <w:t>BB-005-3Br_RuAAC</w:t>
            </w:r>
          </w:p>
        </w:tc>
        <w:tc>
          <w:tcPr>
            <w:tcW w:w="34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4544A51" w14:textId="77777777" w:rsidR="00E10B08" w:rsidRDefault="00E10B08" w:rsidP="00326B94">
            <w:r>
              <w:rPr>
                <w:color w:val="000000"/>
              </w:rPr>
              <w:t>3-Bromophenyl, 1,5-triazole</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0B3EED9" w14:textId="77777777" w:rsidR="00E10B08" w:rsidRDefault="00E10B08" w:rsidP="00326B94">
            <w:pPr>
              <w:jc w:val="center"/>
            </w:pPr>
            <w:r>
              <w:rPr>
                <w:color w:val="000000"/>
              </w:rPr>
              <w:t>None</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1DEEA8C" w14:textId="77777777" w:rsidR="00E10B08" w:rsidRDefault="00E10B08" w:rsidP="00326B94">
            <w:pPr>
              <w:jc w:val="center"/>
            </w:pPr>
            <w:r>
              <w:rPr>
                <w:color w:val="000000"/>
              </w:rPr>
              <w:t>Yes (scaffold)</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FD8F665" w14:textId="77777777" w:rsidR="00E10B08" w:rsidRDefault="00E10B08" w:rsidP="00326B94">
            <w:pPr>
              <w:jc w:val="center"/>
            </w:pPr>
            <w:r>
              <w:rPr>
                <w:color w:val="2E8B57"/>
              </w:rPr>
              <w:t>Pass*</w:t>
            </w:r>
          </w:p>
        </w:tc>
      </w:tr>
    </w:tbl>
    <w:p w14:paraId="4282FDE9" w14:textId="77777777" w:rsidR="00E10B08" w:rsidRDefault="00E10B08" w:rsidP="00E10B08">
      <w:pPr>
        <w:spacing w:before="80" w:after="80"/>
      </w:pPr>
      <w:r>
        <w:rPr>
          <w:sz w:val="20"/>
          <w:szCs w:val="20"/>
        </w:rPr>
        <w:t>* All compounds pass PAINS. The 2-nitrobenzoate moiety in SCAF-001 is a recognised nitroaromatic scaffold; PAINS alerts for isolated nitroaromatics depend on context. This series is conditionally PAINS-clean: no isolated nitroaromatic is present in the product library, but the nitrobenzoate group warrants monitoring in experimental assays. † Nitroaromatic flag refers to the 2-nitrobenzoyl ester on the taloside scaffold at the C2/O2 position (see corrected Figure S2), not a free aromatic nitro compound.</w:t>
      </w:r>
    </w:p>
    <w:p w14:paraId="36539EA6" w14:textId="77777777" w:rsidR="00E10B08" w:rsidRDefault="00E10B08" w:rsidP="00E10B08">
      <w:pPr>
        <w:spacing w:before="60" w:after="60"/>
      </w:pPr>
    </w:p>
    <w:p w14:paraId="40FA1953" w14:textId="77777777" w:rsidR="00E10B08" w:rsidRDefault="00E10B08" w:rsidP="00E10B08">
      <w:pPr>
        <w:spacing w:before="60" w:after="60"/>
      </w:pPr>
    </w:p>
    <w:p w14:paraId="1549356F" w14:textId="77777777" w:rsidR="005C5DB7" w:rsidRDefault="005C5DB7" w:rsidP="00E10B08">
      <w:pPr>
        <w:pStyle w:val="Heading2"/>
      </w:pPr>
    </w:p>
    <w:p w14:paraId="1CE7A9D4" w14:textId="77777777" w:rsidR="005C5DB7" w:rsidRDefault="005C5DB7" w:rsidP="00E10B08">
      <w:pPr>
        <w:pStyle w:val="Heading2"/>
      </w:pPr>
    </w:p>
    <w:p w14:paraId="55AA68E2" w14:textId="349395D4" w:rsidR="00E10B08" w:rsidRDefault="00E10B08" w:rsidP="00E10B08">
      <w:pPr>
        <w:pStyle w:val="Heading2"/>
      </w:pPr>
      <w:r>
        <w:lastRenderedPageBreak/>
        <w:t>Table S2. Full Docking Results — All 14 Compounds</w:t>
      </w:r>
    </w:p>
    <w:p w14:paraId="058676E1" w14:textId="77777777" w:rsidR="00E10B08" w:rsidRDefault="00E10B08" w:rsidP="00E10B08">
      <w:pPr>
        <w:spacing w:before="80" w:after="80"/>
      </w:pPr>
      <w:r>
        <w:t xml:space="preserve">All 14 compounds passing physicochemical and PAINS filters were docked into the Gal-3 CRD (PDB 3ZSJ) using AutoDock Vina. Compounds are ranked by the combined score (see main text §2.8). Top-2 co-equal priority leads are highlighted. </w:t>
      </w:r>
      <w:ins w:id="9006" w:author="Claude" w:date="2026-06-08T00:00:00Z">
        <w:r>
          <w:t xml:space="preserve">Vina’s expected error against experimental affinities (RMSE ≈ 2 kcal/mol, as used in the main text) exceeds the full score range of this set; the </w:t>
        </w:r>
      </w:ins>
      <w:del w:id="9005" w:author="Claude" w:date="2026-06-08T00:00:00Z">
        <w:r>
          <w:delText xml:space="preserve">Vina scores carry an estimated uncertainty of </w:delText>
        </w:r>
      </w:del>
      <w:ins w:id="9007" w:author="Claude" w:date="2026-06-08T00:00:00Z">
        <w:r>
          <w:t xml:space="preserve">run-to-run precision of </w:t>
        </w:r>
      </w:ins>
      <w:r>
        <w:t xml:space="preserve">±0.5–1.0 kcal/mol</w:t>
      </w:r>
      <w:ins w:id="9008" w:author="Claude" w:date="2026-06-08T00:00:00Z">
        <w:r>
          <w:t xml:space="preserve"> is tighter still</w:t>
        </w:r>
      </w:ins>
      <w:r>
        <w:t>; differences within this range should not be over-interpreted.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16"/>
        <w:gridCol w:w="1512"/>
        <w:gridCol w:w="1251"/>
        <w:gridCol w:w="1170"/>
        <w:gridCol w:w="1168"/>
        <w:gridCol w:w="1176"/>
        <w:gridCol w:w="1267"/>
      </w:tblGrid>
      <w:tr w:rsidR="00E10B08" w14:paraId="0974F575" w14:textId="77777777" w:rsidTr="00326B94">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128B41E0" w14:textId="77777777" w:rsidR="00E10B08" w:rsidRDefault="00E10B08" w:rsidP="00326B94">
            <w:pPr>
              <w:jc w:val="center"/>
            </w:pPr>
            <w:r>
              <w:rPr>
                <w:b/>
                <w:bCs/>
              </w:rPr>
              <w:t>Compound ID</w:t>
            </w:r>
          </w:p>
        </w:tc>
        <w:tc>
          <w:tcPr>
            <w:tcW w:w="13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036AE155" w14:textId="77777777" w:rsidR="00E10B08" w:rsidRDefault="00E10B08" w:rsidP="00326B94">
            <w:pPr>
              <w:jc w:val="center"/>
            </w:pPr>
            <w:r>
              <w:rPr>
                <w:b/>
                <w:bCs/>
              </w:rPr>
              <w:t>Regioisomer</w:t>
            </w:r>
          </w:p>
        </w:tc>
        <w:tc>
          <w:tcPr>
            <w:tcW w:w="12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6531AC6" w14:textId="77777777" w:rsidR="00E10B08" w:rsidRDefault="00E10B08" w:rsidP="00326B94">
            <w:pPr>
              <w:jc w:val="center"/>
            </w:pPr>
            <w:r>
              <w:rPr>
                <w:b/>
                <w:bCs/>
              </w:rPr>
              <w:t>Vina ΔG (kcal/mol)</w:t>
            </w:r>
          </w:p>
        </w:tc>
        <w:tc>
          <w:tcPr>
            <w:tcW w:w="13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2D36EDCE" w14:textId="77777777" w:rsidR="00E10B08" w:rsidRDefault="00E10B08" w:rsidP="00326B94">
            <w:pPr>
              <w:jc w:val="center"/>
            </w:pPr>
            <w:r>
              <w:rPr>
                <w:b/>
                <w:bCs/>
              </w:rPr>
              <w:t>Vina rank (raw)</w:t>
            </w:r>
          </w:p>
        </w:tc>
        <w:tc>
          <w:tcPr>
            <w:tcW w:w="13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2F4DC371" w14:textId="77777777" w:rsidR="00E10B08" w:rsidRDefault="00E10B08" w:rsidP="00326B94">
            <w:pPr>
              <w:jc w:val="center"/>
            </w:pPr>
            <w:r>
              <w:rPr>
                <w:b/>
                <w:bCs/>
              </w:rPr>
              <w:t>MW filter</w:t>
            </w:r>
          </w:p>
        </w:tc>
        <w:tc>
          <w:tcPr>
            <w:tcW w:w="13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554F8417" w14:textId="77777777" w:rsidR="00E10B08" w:rsidRDefault="00E10B08" w:rsidP="00326B94">
            <w:pPr>
              <w:jc w:val="center"/>
            </w:pPr>
            <w:r>
              <w:rPr>
                <w:b/>
                <w:bCs/>
              </w:rPr>
              <w:t>LogP filter</w:t>
            </w:r>
          </w:p>
        </w:tc>
        <w:tc>
          <w:tcPr>
            <w:tcW w:w="11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668B4F7A" w14:textId="77777777" w:rsidR="00E10B08" w:rsidRDefault="00E10B08" w:rsidP="00326B94">
            <w:pPr>
              <w:jc w:val="center"/>
            </w:pPr>
            <w:r>
              <w:rPr>
                <w:b/>
                <w:bCs/>
              </w:rPr>
              <w:t>Combined score</w:t>
            </w:r>
          </w:p>
        </w:tc>
      </w:tr>
      <w:tr w:rsidR="00E10B08" w14:paraId="02D7CC88" w14:textId="77777777" w:rsidTr="00326B94">
        <w:tc>
          <w:tcPr>
            <w:tcW w:w="1800" w:type="dxa"/>
            <w:tcBorders>
              <w:top w:val="single" w:sz="1" w:space="0" w:color="BBBBBB"/>
              <w:left w:val="single" w:sz="1" w:space="0" w:color="BBBBBB"/>
              <w:bottom w:val="single" w:sz="1" w:space="0" w:color="BBBBBB"/>
              <w:right w:val="single" w:sz="1" w:space="0" w:color="BBBBBB"/>
            </w:tcBorders>
            <w:shd w:val="clear" w:color="auto" w:fill="FFF3E0"/>
            <w:tcMar>
              <w:top w:w="80" w:type="dxa"/>
              <w:left w:w="120" w:type="dxa"/>
              <w:bottom w:w="80" w:type="dxa"/>
              <w:right w:w="120" w:type="dxa"/>
            </w:tcMar>
          </w:tcPr>
          <w:p w14:paraId="66F93FD3" w14:textId="77777777" w:rsidR="00E10B08" w:rsidRDefault="00E10B08" w:rsidP="00326B94">
            <w:r>
              <w:rPr>
                <w:b/>
                <w:bCs/>
                <w:color w:val="000000"/>
              </w:rPr>
              <w:t>BB-004-4F_CuAAC</w:t>
            </w:r>
          </w:p>
        </w:tc>
        <w:tc>
          <w:tcPr>
            <w:tcW w:w="1300" w:type="dxa"/>
            <w:tcBorders>
              <w:top w:val="single" w:sz="1" w:space="0" w:color="BBBBBB"/>
              <w:left w:val="single" w:sz="1" w:space="0" w:color="BBBBBB"/>
              <w:bottom w:val="single" w:sz="1" w:space="0" w:color="BBBBBB"/>
              <w:right w:val="single" w:sz="1" w:space="0" w:color="BBBBBB"/>
            </w:tcBorders>
            <w:shd w:val="clear" w:color="auto" w:fill="FFF3E0"/>
            <w:tcMar>
              <w:top w:w="80" w:type="dxa"/>
              <w:left w:w="120" w:type="dxa"/>
              <w:bottom w:w="80" w:type="dxa"/>
              <w:right w:w="120" w:type="dxa"/>
            </w:tcMar>
          </w:tcPr>
          <w:p w14:paraId="031275F2" w14:textId="77777777" w:rsidR="00E10B08" w:rsidRDefault="00E10B08" w:rsidP="00326B94">
            <w:r>
              <w:rPr>
                <w:b/>
                <w:bCs/>
                <w:color w:val="000000"/>
              </w:rPr>
              <w:t>1,4 (CuAAC)</w:t>
            </w:r>
          </w:p>
        </w:tc>
        <w:tc>
          <w:tcPr>
            <w:tcW w:w="1260" w:type="dxa"/>
            <w:tcBorders>
              <w:top w:val="single" w:sz="1" w:space="0" w:color="BBBBBB"/>
              <w:left w:val="single" w:sz="1" w:space="0" w:color="BBBBBB"/>
              <w:bottom w:val="single" w:sz="1" w:space="0" w:color="BBBBBB"/>
              <w:right w:val="single" w:sz="1" w:space="0" w:color="BBBBBB"/>
            </w:tcBorders>
            <w:shd w:val="clear" w:color="auto" w:fill="FFF3E0"/>
            <w:tcMar>
              <w:top w:w="80" w:type="dxa"/>
              <w:left w:w="120" w:type="dxa"/>
              <w:bottom w:w="80" w:type="dxa"/>
              <w:right w:w="120" w:type="dxa"/>
            </w:tcMar>
          </w:tcPr>
          <w:p w14:paraId="764374CA" w14:textId="77777777" w:rsidR="00E10B08" w:rsidRDefault="00E10B08" w:rsidP="00326B94">
            <w:pPr>
              <w:jc w:val="center"/>
            </w:pPr>
            <w:r>
              <w:rPr>
                <w:b/>
                <w:bCs/>
                <w:color w:val="000000"/>
              </w:rPr>
              <w:t>−6.138</w:t>
            </w:r>
          </w:p>
        </w:tc>
        <w:tc>
          <w:tcPr>
            <w:tcW w:w="1300" w:type="dxa"/>
            <w:tcBorders>
              <w:top w:val="single" w:sz="1" w:space="0" w:color="BBBBBB"/>
              <w:left w:val="single" w:sz="1" w:space="0" w:color="BBBBBB"/>
              <w:bottom w:val="single" w:sz="1" w:space="0" w:color="BBBBBB"/>
              <w:right w:val="single" w:sz="1" w:space="0" w:color="BBBBBB"/>
            </w:tcBorders>
            <w:shd w:val="clear" w:color="auto" w:fill="FFF3E0"/>
            <w:tcMar>
              <w:top w:w="80" w:type="dxa"/>
              <w:left w:w="120" w:type="dxa"/>
              <w:bottom w:w="80" w:type="dxa"/>
              <w:right w:w="120" w:type="dxa"/>
            </w:tcMar>
          </w:tcPr>
          <w:p w14:paraId="14E46C37" w14:textId="77777777" w:rsidR="00E10B08" w:rsidRDefault="00E10B08" w:rsidP="00326B94">
            <w:pPr>
              <w:jc w:val="center"/>
            </w:pPr>
            <w:r>
              <w:rPr>
                <w:b/>
                <w:bCs/>
                <w:color w:val="000000"/>
              </w:rPr>
              <w:t>1</w:t>
            </w:r>
          </w:p>
        </w:tc>
        <w:tc>
          <w:tcPr>
            <w:tcW w:w="1300" w:type="dxa"/>
            <w:tcBorders>
              <w:top w:val="single" w:sz="1" w:space="0" w:color="BBBBBB"/>
              <w:left w:val="single" w:sz="1" w:space="0" w:color="BBBBBB"/>
              <w:bottom w:val="single" w:sz="1" w:space="0" w:color="BBBBBB"/>
              <w:right w:val="single" w:sz="1" w:space="0" w:color="BBBBBB"/>
            </w:tcBorders>
            <w:shd w:val="clear" w:color="auto" w:fill="FFF3E0"/>
            <w:tcMar>
              <w:top w:w="80" w:type="dxa"/>
              <w:left w:w="120" w:type="dxa"/>
              <w:bottom w:w="80" w:type="dxa"/>
              <w:right w:w="120" w:type="dxa"/>
            </w:tcMar>
          </w:tcPr>
          <w:p w14:paraId="1A1823B8" w14:textId="77777777" w:rsidR="00E10B08" w:rsidRDefault="00E10B08" w:rsidP="00326B94">
            <w:pPr>
              <w:jc w:val="center"/>
            </w:pPr>
            <w:r>
              <w:rPr>
                <w:b/>
                <w:bCs/>
                <w:color w:val="2E8B57"/>
              </w:rPr>
              <w:t>Pass</w:t>
            </w:r>
          </w:p>
        </w:tc>
        <w:tc>
          <w:tcPr>
            <w:tcW w:w="1300" w:type="dxa"/>
            <w:tcBorders>
              <w:top w:val="single" w:sz="1" w:space="0" w:color="BBBBBB"/>
              <w:left w:val="single" w:sz="1" w:space="0" w:color="BBBBBB"/>
              <w:bottom w:val="single" w:sz="1" w:space="0" w:color="BBBBBB"/>
              <w:right w:val="single" w:sz="1" w:space="0" w:color="BBBBBB"/>
            </w:tcBorders>
            <w:shd w:val="clear" w:color="auto" w:fill="FFF3E0"/>
            <w:tcMar>
              <w:top w:w="80" w:type="dxa"/>
              <w:left w:w="120" w:type="dxa"/>
              <w:bottom w:w="80" w:type="dxa"/>
              <w:right w:w="120" w:type="dxa"/>
            </w:tcMar>
          </w:tcPr>
          <w:p w14:paraId="2B1F03FD" w14:textId="77777777" w:rsidR="00E10B08" w:rsidRDefault="00E10B08" w:rsidP="00326B94">
            <w:pPr>
              <w:jc w:val="center"/>
            </w:pPr>
            <w:r>
              <w:rPr>
                <w:b/>
                <w:bCs/>
                <w:color w:val="2E8B57"/>
              </w:rPr>
              <w:t>Pass</w:t>
            </w:r>
          </w:p>
        </w:tc>
        <w:tc>
          <w:tcPr>
            <w:tcW w:w="1100" w:type="dxa"/>
            <w:tcBorders>
              <w:top w:val="single" w:sz="1" w:space="0" w:color="BBBBBB"/>
              <w:left w:val="single" w:sz="1" w:space="0" w:color="BBBBBB"/>
              <w:bottom w:val="single" w:sz="1" w:space="0" w:color="BBBBBB"/>
              <w:right w:val="single" w:sz="1" w:space="0" w:color="BBBBBB"/>
            </w:tcBorders>
            <w:shd w:val="clear" w:color="auto" w:fill="FFF3E0"/>
            <w:tcMar>
              <w:top w:w="80" w:type="dxa"/>
              <w:left w:w="120" w:type="dxa"/>
              <w:bottom w:w="80" w:type="dxa"/>
              <w:right w:w="120" w:type="dxa"/>
            </w:tcMar>
          </w:tcPr>
          <w:p w14:paraId="5FE8D8F3" w14:textId="77777777" w:rsidR="00E10B08" w:rsidRDefault="00E10B08" w:rsidP="00326B94">
            <w:pPr>
              <w:jc w:val="center"/>
            </w:pPr>
            <w:r>
              <w:rPr>
                <w:b/>
                <w:bCs/>
                <w:color w:val="000000"/>
              </w:rPr>
              <w:t>0.922</w:t>
            </w:r>
          </w:p>
        </w:tc>
      </w:tr>
      <w:tr w:rsidR="00E10B08" w14:paraId="70FA354A" w14:textId="77777777" w:rsidTr="00326B94">
        <w:tc>
          <w:tcPr>
            <w:tcW w:w="1800" w:type="dxa"/>
            <w:tcBorders>
              <w:top w:val="single" w:sz="1" w:space="0" w:color="BBBBBB"/>
              <w:left w:val="single" w:sz="1" w:space="0" w:color="BBBBBB"/>
              <w:bottom w:val="single" w:sz="1" w:space="0" w:color="BBBBBB"/>
              <w:right w:val="single" w:sz="1" w:space="0" w:color="BBBBBB"/>
            </w:tcBorders>
            <w:shd w:val="clear" w:color="auto" w:fill="FFF3E0"/>
            <w:tcMar>
              <w:top w:w="80" w:type="dxa"/>
              <w:left w:w="120" w:type="dxa"/>
              <w:bottom w:w="80" w:type="dxa"/>
              <w:right w:w="120" w:type="dxa"/>
            </w:tcMar>
          </w:tcPr>
          <w:p w14:paraId="2BCE2040" w14:textId="77777777" w:rsidR="00E10B08" w:rsidRDefault="00E10B08" w:rsidP="00326B94">
            <w:r>
              <w:rPr>
                <w:b/>
                <w:bCs/>
                <w:color w:val="000000"/>
              </w:rPr>
              <w:t>BB-001-Ph_CuAAC</w:t>
            </w:r>
          </w:p>
        </w:tc>
        <w:tc>
          <w:tcPr>
            <w:tcW w:w="1300" w:type="dxa"/>
            <w:tcBorders>
              <w:top w:val="single" w:sz="1" w:space="0" w:color="BBBBBB"/>
              <w:left w:val="single" w:sz="1" w:space="0" w:color="BBBBBB"/>
              <w:bottom w:val="single" w:sz="1" w:space="0" w:color="BBBBBB"/>
              <w:right w:val="single" w:sz="1" w:space="0" w:color="BBBBBB"/>
            </w:tcBorders>
            <w:shd w:val="clear" w:color="auto" w:fill="FFF3E0"/>
            <w:tcMar>
              <w:top w:w="80" w:type="dxa"/>
              <w:left w:w="120" w:type="dxa"/>
              <w:bottom w:w="80" w:type="dxa"/>
              <w:right w:w="120" w:type="dxa"/>
            </w:tcMar>
          </w:tcPr>
          <w:p w14:paraId="1DB7FC7D" w14:textId="77777777" w:rsidR="00E10B08" w:rsidRDefault="00E10B08" w:rsidP="00326B94">
            <w:r>
              <w:rPr>
                <w:b/>
                <w:bCs/>
                <w:color w:val="000000"/>
              </w:rPr>
              <w:t>1,4 (CuAAC)</w:t>
            </w:r>
          </w:p>
        </w:tc>
        <w:tc>
          <w:tcPr>
            <w:tcW w:w="1260" w:type="dxa"/>
            <w:tcBorders>
              <w:top w:val="single" w:sz="1" w:space="0" w:color="BBBBBB"/>
              <w:left w:val="single" w:sz="1" w:space="0" w:color="BBBBBB"/>
              <w:bottom w:val="single" w:sz="1" w:space="0" w:color="BBBBBB"/>
              <w:right w:val="single" w:sz="1" w:space="0" w:color="BBBBBB"/>
            </w:tcBorders>
            <w:shd w:val="clear" w:color="auto" w:fill="FFF3E0"/>
            <w:tcMar>
              <w:top w:w="80" w:type="dxa"/>
              <w:left w:w="120" w:type="dxa"/>
              <w:bottom w:w="80" w:type="dxa"/>
              <w:right w:w="120" w:type="dxa"/>
            </w:tcMar>
          </w:tcPr>
          <w:p w14:paraId="365E0B99" w14:textId="77777777" w:rsidR="00E10B08" w:rsidRDefault="00E10B08" w:rsidP="00326B94">
            <w:pPr>
              <w:jc w:val="center"/>
            </w:pPr>
            <w:r>
              <w:rPr>
                <w:b/>
                <w:bCs/>
                <w:color w:val="000000"/>
              </w:rPr>
              <w:t>−5.728</w:t>
            </w:r>
          </w:p>
        </w:tc>
        <w:tc>
          <w:tcPr>
            <w:tcW w:w="1300" w:type="dxa"/>
            <w:tcBorders>
              <w:top w:val="single" w:sz="1" w:space="0" w:color="BBBBBB"/>
              <w:left w:val="single" w:sz="1" w:space="0" w:color="BBBBBB"/>
              <w:bottom w:val="single" w:sz="1" w:space="0" w:color="BBBBBB"/>
              <w:right w:val="single" w:sz="1" w:space="0" w:color="BBBBBB"/>
            </w:tcBorders>
            <w:shd w:val="clear" w:color="auto" w:fill="FFF3E0"/>
            <w:tcMar>
              <w:top w:w="80" w:type="dxa"/>
              <w:left w:w="120" w:type="dxa"/>
              <w:bottom w:w="80" w:type="dxa"/>
              <w:right w:w="120" w:type="dxa"/>
            </w:tcMar>
          </w:tcPr>
          <w:p w14:paraId="50EFAB4C" w14:textId="77777777" w:rsidR="00E10B08" w:rsidRDefault="00E10B08" w:rsidP="00326B94">
            <w:pPr>
              <w:jc w:val="center"/>
            </w:pPr>
            <w:r>
              <w:rPr>
                <w:b/>
                <w:bCs/>
                <w:color w:val="000000"/>
              </w:rPr>
              <w:t>6</w:t>
            </w:r>
          </w:p>
        </w:tc>
        <w:tc>
          <w:tcPr>
            <w:tcW w:w="1300" w:type="dxa"/>
            <w:tcBorders>
              <w:top w:val="single" w:sz="1" w:space="0" w:color="BBBBBB"/>
              <w:left w:val="single" w:sz="1" w:space="0" w:color="BBBBBB"/>
              <w:bottom w:val="single" w:sz="1" w:space="0" w:color="BBBBBB"/>
              <w:right w:val="single" w:sz="1" w:space="0" w:color="BBBBBB"/>
            </w:tcBorders>
            <w:shd w:val="clear" w:color="auto" w:fill="FFF3E0"/>
            <w:tcMar>
              <w:top w:w="80" w:type="dxa"/>
              <w:left w:w="120" w:type="dxa"/>
              <w:bottom w:w="80" w:type="dxa"/>
              <w:right w:w="120" w:type="dxa"/>
            </w:tcMar>
          </w:tcPr>
          <w:p w14:paraId="158B5DBA" w14:textId="77777777" w:rsidR="00E10B08" w:rsidRDefault="00E10B08" w:rsidP="00326B94">
            <w:pPr>
              <w:jc w:val="center"/>
            </w:pPr>
            <w:r>
              <w:rPr>
                <w:b/>
                <w:bCs/>
                <w:color w:val="2E8B57"/>
              </w:rPr>
              <w:t>Pass</w:t>
            </w:r>
          </w:p>
        </w:tc>
        <w:tc>
          <w:tcPr>
            <w:tcW w:w="1300" w:type="dxa"/>
            <w:tcBorders>
              <w:top w:val="single" w:sz="1" w:space="0" w:color="BBBBBB"/>
              <w:left w:val="single" w:sz="1" w:space="0" w:color="BBBBBB"/>
              <w:bottom w:val="single" w:sz="1" w:space="0" w:color="BBBBBB"/>
              <w:right w:val="single" w:sz="1" w:space="0" w:color="BBBBBB"/>
            </w:tcBorders>
            <w:shd w:val="clear" w:color="auto" w:fill="FFF3E0"/>
            <w:tcMar>
              <w:top w:w="80" w:type="dxa"/>
              <w:left w:w="120" w:type="dxa"/>
              <w:bottom w:w="80" w:type="dxa"/>
              <w:right w:w="120" w:type="dxa"/>
            </w:tcMar>
          </w:tcPr>
          <w:p w14:paraId="1E975741" w14:textId="77777777" w:rsidR="00E10B08" w:rsidRDefault="00E10B08" w:rsidP="00326B94">
            <w:pPr>
              <w:jc w:val="center"/>
            </w:pPr>
            <w:r>
              <w:rPr>
                <w:b/>
                <w:bCs/>
                <w:color w:val="2E8B57"/>
              </w:rPr>
              <w:t>Pass</w:t>
            </w:r>
          </w:p>
        </w:tc>
        <w:tc>
          <w:tcPr>
            <w:tcW w:w="1100" w:type="dxa"/>
            <w:tcBorders>
              <w:top w:val="single" w:sz="1" w:space="0" w:color="BBBBBB"/>
              <w:left w:val="single" w:sz="1" w:space="0" w:color="BBBBBB"/>
              <w:bottom w:val="single" w:sz="1" w:space="0" w:color="BBBBBB"/>
              <w:right w:val="single" w:sz="1" w:space="0" w:color="BBBBBB"/>
            </w:tcBorders>
            <w:shd w:val="clear" w:color="auto" w:fill="FFF3E0"/>
            <w:tcMar>
              <w:top w:w="80" w:type="dxa"/>
              <w:left w:w="120" w:type="dxa"/>
              <w:bottom w:w="80" w:type="dxa"/>
              <w:right w:w="120" w:type="dxa"/>
            </w:tcMar>
          </w:tcPr>
          <w:p w14:paraId="2EFB124F" w14:textId="77777777" w:rsidR="00E10B08" w:rsidRDefault="00E10B08" w:rsidP="00326B94">
            <w:pPr>
              <w:jc w:val="center"/>
            </w:pPr>
            <w:r>
              <w:rPr>
                <w:b/>
                <w:bCs/>
                <w:color w:val="000000"/>
              </w:rPr>
              <w:t>0.859</w:t>
            </w:r>
          </w:p>
        </w:tc>
      </w:tr>
      <w:tr w:rsidR="00E10B08" w14:paraId="10A2DE1B" w14:textId="77777777" w:rsidTr="00326B94">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9DB5ADB" w14:textId="77777777" w:rsidR="00E10B08" w:rsidRDefault="00E10B08" w:rsidP="00326B94">
            <w:r>
              <w:rPr>
                <w:color w:val="000000"/>
              </w:rPr>
              <w:t>BB-003-4Cl_CuAAC</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F3970E0" w14:textId="77777777" w:rsidR="00E10B08" w:rsidRDefault="00E10B08" w:rsidP="00326B94">
            <w:r>
              <w:rPr>
                <w:color w:val="000000"/>
              </w:rPr>
              <w:t>1,4 (CuAAC)</w:t>
            </w:r>
          </w:p>
        </w:tc>
        <w:tc>
          <w:tcPr>
            <w:tcW w:w="12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9AC421A" w14:textId="77777777" w:rsidR="00E10B08" w:rsidRDefault="00E10B08" w:rsidP="00326B94">
            <w:pPr>
              <w:jc w:val="center"/>
            </w:pPr>
            <w:r>
              <w:rPr>
                <w:color w:val="000000"/>
              </w:rPr>
              <w:t>−6.002</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070BBAF" w14:textId="77777777" w:rsidR="00E10B08" w:rsidRDefault="00E10B08" w:rsidP="00326B94">
            <w:pPr>
              <w:jc w:val="center"/>
            </w:pPr>
            <w:r>
              <w:rPr>
                <w:color w:val="000000"/>
              </w:rPr>
              <w:t>3</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FDCF30E" w14:textId="77777777" w:rsidR="00E10B08" w:rsidRDefault="00E10B08" w:rsidP="00326B94">
            <w:pPr>
              <w:jc w:val="center"/>
            </w:pPr>
            <w:r>
              <w:rPr>
                <w:color w:val="2E8B57"/>
              </w:rPr>
              <w:t>Pass</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A6528B2" w14:textId="77777777" w:rsidR="00E10B08" w:rsidRDefault="00E10B08" w:rsidP="00326B94">
            <w:pPr>
              <w:jc w:val="center"/>
            </w:pPr>
            <w:r>
              <w:rPr>
                <w:color w:val="2E8B57"/>
              </w:rPr>
              <w:t>Pass</w:t>
            </w:r>
          </w:p>
        </w:tc>
        <w:tc>
          <w:tcPr>
            <w:tcW w:w="11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5D6E884" w14:textId="77777777" w:rsidR="00E10B08" w:rsidRDefault="00E10B08" w:rsidP="00326B94">
            <w:pPr>
              <w:jc w:val="center"/>
            </w:pPr>
            <w:r>
              <w:rPr>
                <w:color w:val="000000"/>
              </w:rPr>
              <w:t>0.753</w:t>
            </w:r>
          </w:p>
        </w:tc>
      </w:tr>
      <w:tr w:rsidR="00E10B08" w14:paraId="5DBA0CA1" w14:textId="77777777" w:rsidTr="00326B94">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32F7698" w14:textId="77777777" w:rsidR="00E10B08" w:rsidRDefault="00E10B08" w:rsidP="00326B94">
            <w:r>
              <w:rPr>
                <w:color w:val="000000"/>
              </w:rPr>
              <w:t>BB-004-4F_RuAAC</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EE57551" w14:textId="77777777" w:rsidR="00E10B08" w:rsidRDefault="00E10B08" w:rsidP="00326B94">
            <w:r>
              <w:rPr>
                <w:color w:val="000000"/>
              </w:rPr>
              <w:t>1,5 (RuAAC)</w:t>
            </w:r>
          </w:p>
        </w:tc>
        <w:tc>
          <w:tcPr>
            <w:tcW w:w="12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3D284EF" w14:textId="77777777" w:rsidR="00E10B08" w:rsidRDefault="00E10B08" w:rsidP="00326B94">
            <w:pPr>
              <w:jc w:val="center"/>
            </w:pPr>
            <w:r>
              <w:rPr>
                <w:color w:val="000000"/>
              </w:rPr>
              <w:t>−5.843</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E429CDD" w14:textId="77777777" w:rsidR="00E10B08" w:rsidRDefault="00E10B08" w:rsidP="00326B94">
            <w:pPr>
              <w:jc w:val="center"/>
            </w:pPr>
            <w:r>
              <w:rPr>
                <w:color w:val="000000"/>
              </w:rPr>
              <w:t>4</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C88B489" w14:textId="77777777" w:rsidR="00E10B08" w:rsidRDefault="00E10B08" w:rsidP="00326B94">
            <w:pPr>
              <w:jc w:val="center"/>
            </w:pPr>
            <w:r>
              <w:rPr>
                <w:color w:val="2E8B57"/>
              </w:rPr>
              <w:t>Pass</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382B4F9" w14:textId="77777777" w:rsidR="00E10B08" w:rsidRDefault="00E10B08" w:rsidP="00326B94">
            <w:pPr>
              <w:jc w:val="center"/>
            </w:pPr>
            <w:r>
              <w:rPr>
                <w:color w:val="2E8B57"/>
              </w:rPr>
              <w:t>Pass</w:t>
            </w:r>
          </w:p>
        </w:tc>
        <w:tc>
          <w:tcPr>
            <w:tcW w:w="11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865A00E" w14:textId="77777777" w:rsidR="00E10B08" w:rsidRDefault="00E10B08" w:rsidP="00326B94">
            <w:pPr>
              <w:jc w:val="center"/>
            </w:pPr>
            <w:r>
              <w:rPr>
                <w:color w:val="000000"/>
              </w:rPr>
              <w:t>0.732</w:t>
            </w:r>
          </w:p>
        </w:tc>
      </w:tr>
      <w:tr w:rsidR="00E10B08" w14:paraId="28F23C76" w14:textId="77777777" w:rsidTr="00326B94">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5836AA2" w14:textId="77777777" w:rsidR="00E10B08" w:rsidRDefault="00E10B08" w:rsidP="00326B94">
            <w:r>
              <w:rPr>
                <w:color w:val="000000"/>
              </w:rPr>
              <w:t>BB-001-Ph_RuAAC</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D9EA324" w14:textId="77777777" w:rsidR="00E10B08" w:rsidRDefault="00E10B08" w:rsidP="00326B94">
            <w:r>
              <w:rPr>
                <w:color w:val="000000"/>
              </w:rPr>
              <w:t>1,5 (RuAAC)</w:t>
            </w:r>
          </w:p>
        </w:tc>
        <w:tc>
          <w:tcPr>
            <w:tcW w:w="12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9E57133" w14:textId="77777777" w:rsidR="00E10B08" w:rsidRDefault="00E10B08" w:rsidP="00326B94">
            <w:pPr>
              <w:jc w:val="center"/>
            </w:pPr>
            <w:r>
              <w:rPr>
                <w:color w:val="000000"/>
              </w:rPr>
              <w:t>−5.481</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2347230" w14:textId="77777777" w:rsidR="00E10B08" w:rsidRDefault="00E10B08" w:rsidP="00326B94">
            <w:pPr>
              <w:jc w:val="center"/>
            </w:pPr>
            <w:r>
              <w:rPr>
                <w:color w:val="000000"/>
              </w:rPr>
              <w:t>11</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10D9247" w14:textId="77777777" w:rsidR="00E10B08" w:rsidRDefault="00E10B08" w:rsidP="00326B94">
            <w:pPr>
              <w:jc w:val="center"/>
            </w:pPr>
            <w:r>
              <w:rPr>
                <w:color w:val="2E8B57"/>
              </w:rPr>
              <w:t>Pass</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0B1646A" w14:textId="77777777" w:rsidR="00E10B08" w:rsidRDefault="00E10B08" w:rsidP="00326B94">
            <w:pPr>
              <w:jc w:val="center"/>
            </w:pPr>
            <w:r>
              <w:rPr>
                <w:color w:val="2E8B57"/>
              </w:rPr>
              <w:t>Pass</w:t>
            </w:r>
          </w:p>
        </w:tc>
        <w:tc>
          <w:tcPr>
            <w:tcW w:w="11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066204F" w14:textId="77777777" w:rsidR="00E10B08" w:rsidRDefault="00E10B08" w:rsidP="00326B94">
            <w:pPr>
              <w:jc w:val="center"/>
            </w:pPr>
            <w:r>
              <w:rPr>
                <w:color w:val="000000"/>
              </w:rPr>
              <w:t>0.685</w:t>
            </w:r>
          </w:p>
        </w:tc>
      </w:tr>
      <w:tr w:rsidR="00E10B08" w14:paraId="1F838C4E" w14:textId="77777777" w:rsidTr="00326B94">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0063276" w14:textId="77777777" w:rsidR="00E10B08" w:rsidRDefault="00E10B08" w:rsidP="00326B94">
            <w:r>
              <w:rPr>
                <w:color w:val="000000"/>
              </w:rPr>
              <w:t>BB-007-Pyridine_CuAAC</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8CAD087" w14:textId="77777777" w:rsidR="00E10B08" w:rsidRDefault="00E10B08" w:rsidP="00326B94">
            <w:r>
              <w:rPr>
                <w:color w:val="000000"/>
              </w:rPr>
              <w:t>1,4 (CuAAC)</w:t>
            </w:r>
          </w:p>
        </w:tc>
        <w:tc>
          <w:tcPr>
            <w:tcW w:w="12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7AEA807" w14:textId="77777777" w:rsidR="00E10B08" w:rsidRDefault="00E10B08" w:rsidP="00326B94">
            <w:pPr>
              <w:jc w:val="center"/>
            </w:pPr>
            <w:r>
              <w:rPr>
                <w:color w:val="000000"/>
              </w:rPr>
              <w:t>−6.008</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270FE57" w14:textId="77777777" w:rsidR="00E10B08" w:rsidRDefault="00E10B08" w:rsidP="00326B94">
            <w:pPr>
              <w:jc w:val="center"/>
            </w:pPr>
            <w:r>
              <w:rPr>
                <w:color w:val="000000"/>
              </w:rPr>
              <w:t>2</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3DA3BBB" w14:textId="77777777" w:rsidR="00E10B08" w:rsidRDefault="00E10B08" w:rsidP="00326B94">
            <w:pPr>
              <w:jc w:val="center"/>
            </w:pPr>
            <w:r>
              <w:rPr>
                <w:color w:val="2E8B57"/>
              </w:rPr>
              <w:t>Pass</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6322C89" w14:textId="77777777" w:rsidR="00E10B08" w:rsidRDefault="00E10B08" w:rsidP="00326B94">
            <w:pPr>
              <w:jc w:val="center"/>
            </w:pPr>
            <w:r>
              <w:rPr>
                <w:color w:val="2E8B57"/>
              </w:rPr>
              <w:t>Pass</w:t>
            </w:r>
          </w:p>
        </w:tc>
        <w:tc>
          <w:tcPr>
            <w:tcW w:w="11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DE32EB4" w14:textId="77777777" w:rsidR="00E10B08" w:rsidRDefault="00E10B08" w:rsidP="00326B94">
            <w:pPr>
              <w:jc w:val="center"/>
            </w:pPr>
            <w:r>
              <w:rPr>
                <w:color w:val="000000"/>
              </w:rPr>
              <w:t>0.624</w:t>
            </w:r>
          </w:p>
        </w:tc>
      </w:tr>
      <w:tr w:rsidR="00E10B08" w14:paraId="7CF767FB" w14:textId="77777777" w:rsidTr="00326B94">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4AA48CE" w14:textId="77777777" w:rsidR="00E10B08" w:rsidRDefault="00E10B08" w:rsidP="00326B94">
            <w:r>
              <w:rPr>
                <w:color w:val="000000"/>
              </w:rPr>
              <w:t>BB-003-4Cl_RuAAC</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3B7D0B7" w14:textId="77777777" w:rsidR="00E10B08" w:rsidRDefault="00E10B08" w:rsidP="00326B94">
            <w:r>
              <w:rPr>
                <w:color w:val="000000"/>
              </w:rPr>
              <w:t>1,5 (RuAAC)</w:t>
            </w:r>
          </w:p>
        </w:tc>
        <w:tc>
          <w:tcPr>
            <w:tcW w:w="12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DCEDA11" w14:textId="77777777" w:rsidR="00E10B08" w:rsidRDefault="00E10B08" w:rsidP="00326B94">
            <w:pPr>
              <w:jc w:val="center"/>
            </w:pPr>
            <w:r>
              <w:rPr>
                <w:color w:val="000000"/>
              </w:rPr>
              <w:t>−5.584</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39092FF" w14:textId="77777777" w:rsidR="00E10B08" w:rsidRDefault="00E10B08" w:rsidP="00326B94">
            <w:pPr>
              <w:jc w:val="center"/>
            </w:pPr>
            <w:r>
              <w:rPr>
                <w:color w:val="000000"/>
              </w:rPr>
              <w:t>9</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C640BC9" w14:textId="77777777" w:rsidR="00E10B08" w:rsidRDefault="00E10B08" w:rsidP="00326B94">
            <w:pPr>
              <w:jc w:val="center"/>
            </w:pPr>
            <w:r>
              <w:rPr>
                <w:color w:val="2E8B57"/>
              </w:rPr>
              <w:t>Pass</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5252558" w14:textId="77777777" w:rsidR="00E10B08" w:rsidRDefault="00E10B08" w:rsidP="00326B94">
            <w:pPr>
              <w:jc w:val="center"/>
            </w:pPr>
            <w:r>
              <w:rPr>
                <w:color w:val="2E8B57"/>
              </w:rPr>
              <w:t>Pass</w:t>
            </w:r>
          </w:p>
        </w:tc>
        <w:tc>
          <w:tcPr>
            <w:tcW w:w="11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D16563F" w14:textId="77777777" w:rsidR="00E10B08" w:rsidRDefault="00E10B08" w:rsidP="00326B94">
            <w:pPr>
              <w:jc w:val="center"/>
            </w:pPr>
            <w:r>
              <w:rPr>
                <w:color w:val="000000"/>
              </w:rPr>
              <w:t>0.521</w:t>
            </w:r>
          </w:p>
        </w:tc>
      </w:tr>
      <w:tr w:rsidR="00E10B08" w14:paraId="57913BD9" w14:textId="77777777" w:rsidTr="00326B94">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A5CF1C2" w14:textId="77777777" w:rsidR="00E10B08" w:rsidRDefault="00E10B08" w:rsidP="00326B94">
            <w:r>
              <w:rPr>
                <w:color w:val="000000"/>
              </w:rPr>
              <w:t>BB-008-Furan_CuAAC</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AB376C5" w14:textId="77777777" w:rsidR="00E10B08" w:rsidRDefault="00E10B08" w:rsidP="00326B94">
            <w:r>
              <w:rPr>
                <w:color w:val="000000"/>
              </w:rPr>
              <w:t>1,4 (CuAAC)</w:t>
            </w:r>
          </w:p>
        </w:tc>
        <w:tc>
          <w:tcPr>
            <w:tcW w:w="12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1E02E7E" w14:textId="77777777" w:rsidR="00E10B08" w:rsidRDefault="00E10B08" w:rsidP="00326B94">
            <w:pPr>
              <w:jc w:val="center"/>
            </w:pPr>
            <w:r>
              <w:rPr>
                <w:color w:val="000000"/>
              </w:rPr>
              <w:t>−5.500</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0648A30" w14:textId="77777777" w:rsidR="00E10B08" w:rsidRDefault="00E10B08" w:rsidP="00326B94">
            <w:pPr>
              <w:jc w:val="center"/>
            </w:pPr>
            <w:r>
              <w:rPr>
                <w:color w:val="000000"/>
              </w:rPr>
              <w:t>10</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C163B5C" w14:textId="77777777" w:rsidR="00E10B08" w:rsidRDefault="00E10B08" w:rsidP="00326B94">
            <w:pPr>
              <w:jc w:val="center"/>
            </w:pPr>
            <w:r>
              <w:rPr>
                <w:color w:val="2E8B57"/>
              </w:rPr>
              <w:t>Pass</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BF03627" w14:textId="77777777" w:rsidR="00E10B08" w:rsidRDefault="00E10B08" w:rsidP="00326B94">
            <w:pPr>
              <w:jc w:val="center"/>
            </w:pPr>
            <w:r>
              <w:rPr>
                <w:color w:val="2E8B57"/>
              </w:rPr>
              <w:t>Pass</w:t>
            </w:r>
          </w:p>
        </w:tc>
        <w:tc>
          <w:tcPr>
            <w:tcW w:w="11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95A4837" w14:textId="77777777" w:rsidR="00E10B08" w:rsidRDefault="00E10B08" w:rsidP="00326B94">
            <w:pPr>
              <w:jc w:val="center"/>
            </w:pPr>
            <w:r>
              <w:rPr>
                <w:color w:val="000000"/>
              </w:rPr>
              <w:t>0.452</w:t>
            </w:r>
          </w:p>
        </w:tc>
      </w:tr>
      <w:tr w:rsidR="00E10B08" w14:paraId="21038436" w14:textId="77777777" w:rsidTr="00326B94">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9B1D3D0" w14:textId="77777777" w:rsidR="00E10B08" w:rsidRDefault="00E10B08" w:rsidP="00326B94">
            <w:r>
              <w:rPr>
                <w:color w:val="000000"/>
              </w:rPr>
              <w:t>BB-007-Pyridine_RuAAC</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617C68D" w14:textId="77777777" w:rsidR="00E10B08" w:rsidRDefault="00E10B08" w:rsidP="00326B94">
            <w:r>
              <w:rPr>
                <w:color w:val="000000"/>
              </w:rPr>
              <w:t>1,5 (RuAAC)</w:t>
            </w:r>
          </w:p>
        </w:tc>
        <w:tc>
          <w:tcPr>
            <w:tcW w:w="12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928EFF4" w14:textId="77777777" w:rsidR="00E10B08" w:rsidRDefault="00E10B08" w:rsidP="00326B94">
            <w:pPr>
              <w:jc w:val="center"/>
            </w:pPr>
            <w:r>
              <w:rPr>
                <w:color w:val="000000"/>
              </w:rPr>
              <w:t>−5.659</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28A5096" w14:textId="77777777" w:rsidR="00E10B08" w:rsidRDefault="00E10B08" w:rsidP="00326B94">
            <w:pPr>
              <w:jc w:val="center"/>
            </w:pPr>
            <w:r>
              <w:rPr>
                <w:color w:val="000000"/>
              </w:rPr>
              <w:t>8</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F426860" w14:textId="77777777" w:rsidR="00E10B08" w:rsidRDefault="00E10B08" w:rsidP="00326B94">
            <w:pPr>
              <w:jc w:val="center"/>
            </w:pPr>
            <w:r>
              <w:rPr>
                <w:color w:val="2E8B57"/>
              </w:rPr>
              <w:t>Pass</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1AB1B91" w14:textId="77777777" w:rsidR="00E10B08" w:rsidRDefault="00E10B08" w:rsidP="00326B94">
            <w:pPr>
              <w:jc w:val="center"/>
            </w:pPr>
            <w:r>
              <w:rPr>
                <w:color w:val="2E8B57"/>
              </w:rPr>
              <w:t>Pass</w:t>
            </w:r>
          </w:p>
        </w:tc>
        <w:tc>
          <w:tcPr>
            <w:tcW w:w="11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C4D6AB5" w14:textId="77777777" w:rsidR="00E10B08" w:rsidRDefault="00E10B08" w:rsidP="00326B94">
            <w:pPr>
              <w:jc w:val="center"/>
            </w:pPr>
            <w:r>
              <w:rPr>
                <w:color w:val="000000"/>
              </w:rPr>
              <w:t>0.415</w:t>
            </w:r>
          </w:p>
        </w:tc>
      </w:tr>
      <w:tr w:rsidR="00E10B08" w14:paraId="615D63A8" w14:textId="77777777" w:rsidTr="00326B94">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EF3D905" w14:textId="77777777" w:rsidR="00E10B08" w:rsidRDefault="00E10B08" w:rsidP="00326B94">
            <w:r>
              <w:rPr>
                <w:color w:val="000000"/>
              </w:rPr>
              <w:t>BB-002-4OMe_CuAAC</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BD960A6" w14:textId="77777777" w:rsidR="00E10B08" w:rsidRDefault="00E10B08" w:rsidP="00326B94">
            <w:r>
              <w:rPr>
                <w:color w:val="000000"/>
              </w:rPr>
              <w:t>1,4 (CuAAC)</w:t>
            </w:r>
          </w:p>
        </w:tc>
        <w:tc>
          <w:tcPr>
            <w:tcW w:w="12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D5D6CE3" w14:textId="77777777" w:rsidR="00E10B08" w:rsidRDefault="00E10B08" w:rsidP="00326B94">
            <w:pPr>
              <w:jc w:val="center"/>
            </w:pPr>
            <w:r>
              <w:rPr>
                <w:color w:val="000000"/>
              </w:rPr>
              <w:t>−5.816</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4271D39" w14:textId="77777777" w:rsidR="00E10B08" w:rsidRDefault="00E10B08" w:rsidP="00326B94">
            <w:pPr>
              <w:jc w:val="center"/>
            </w:pPr>
            <w:r>
              <w:rPr>
                <w:color w:val="000000"/>
              </w:rPr>
              <w:t>5</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B990EF7" w14:textId="77777777" w:rsidR="00E10B08" w:rsidRDefault="00E10B08" w:rsidP="00326B94">
            <w:pPr>
              <w:jc w:val="center"/>
            </w:pPr>
            <w:r>
              <w:rPr>
                <w:color w:val="2E8B57"/>
              </w:rPr>
              <w:t>Pass</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9DFEBED" w14:textId="77777777" w:rsidR="00E10B08" w:rsidRDefault="00E10B08" w:rsidP="00326B94">
            <w:pPr>
              <w:jc w:val="center"/>
            </w:pPr>
            <w:r>
              <w:rPr>
                <w:color w:val="2E8B57"/>
              </w:rPr>
              <w:t>Pass</w:t>
            </w:r>
          </w:p>
        </w:tc>
        <w:tc>
          <w:tcPr>
            <w:tcW w:w="11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E6AC6E6" w14:textId="77777777" w:rsidR="00E10B08" w:rsidRDefault="00E10B08" w:rsidP="00326B94">
            <w:pPr>
              <w:jc w:val="center"/>
            </w:pPr>
            <w:r>
              <w:rPr>
                <w:color w:val="000000"/>
              </w:rPr>
              <w:t>0.378</w:t>
            </w:r>
          </w:p>
        </w:tc>
      </w:tr>
      <w:tr w:rsidR="00E10B08" w14:paraId="76FBFE03" w14:textId="77777777" w:rsidTr="00326B94">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6C518D8" w14:textId="77777777" w:rsidR="00E10B08" w:rsidRDefault="00E10B08" w:rsidP="00326B94">
            <w:r>
              <w:rPr>
                <w:color w:val="000000"/>
              </w:rPr>
              <w:t>BB-005-3Br_RuAAC</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256F720" w14:textId="77777777" w:rsidR="00E10B08" w:rsidRDefault="00E10B08" w:rsidP="00326B94">
            <w:r>
              <w:rPr>
                <w:color w:val="000000"/>
              </w:rPr>
              <w:t>1,5 (RuAAC)</w:t>
            </w:r>
          </w:p>
        </w:tc>
        <w:tc>
          <w:tcPr>
            <w:tcW w:w="12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D536C9A" w14:textId="77777777" w:rsidR="00E10B08" w:rsidRDefault="00E10B08" w:rsidP="00326B94">
            <w:pPr>
              <w:jc w:val="center"/>
            </w:pPr>
            <w:r>
              <w:rPr>
                <w:color w:val="000000"/>
              </w:rPr>
              <w:t>−5.401</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47A31F4" w14:textId="77777777" w:rsidR="00E10B08" w:rsidRDefault="00E10B08" w:rsidP="00326B94">
            <w:pPr>
              <w:jc w:val="center"/>
            </w:pPr>
            <w:r>
              <w:rPr>
                <w:color w:val="000000"/>
              </w:rPr>
              <w:t>12</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EDB2799" w14:textId="77777777" w:rsidR="00E10B08" w:rsidRDefault="00E10B08" w:rsidP="00326B94">
            <w:pPr>
              <w:jc w:val="center"/>
            </w:pPr>
            <w:r>
              <w:rPr>
                <w:color w:val="2E8B57"/>
              </w:rPr>
              <w:t>Pass</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88AD6C5" w14:textId="77777777" w:rsidR="00E10B08" w:rsidRDefault="00E10B08" w:rsidP="00326B94">
            <w:pPr>
              <w:jc w:val="center"/>
            </w:pPr>
            <w:r>
              <w:rPr>
                <w:color w:val="2E8B57"/>
              </w:rPr>
              <w:t>Pass</w:t>
            </w:r>
          </w:p>
        </w:tc>
        <w:tc>
          <w:tcPr>
            <w:tcW w:w="11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15E3AA0" w14:textId="77777777" w:rsidR="00E10B08" w:rsidRDefault="00E10B08" w:rsidP="00326B94">
            <w:pPr>
              <w:jc w:val="center"/>
            </w:pPr>
            <w:r>
              <w:rPr>
                <w:color w:val="000000"/>
              </w:rPr>
              <w:t>0.295</w:t>
            </w:r>
          </w:p>
        </w:tc>
      </w:tr>
      <w:tr w:rsidR="00E10B08" w14:paraId="2FEEB206" w14:textId="77777777" w:rsidTr="00326B94">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C4CBCE4" w14:textId="77777777" w:rsidR="00E10B08" w:rsidRDefault="00E10B08" w:rsidP="00326B94">
            <w:r>
              <w:rPr>
                <w:color w:val="000000"/>
              </w:rPr>
              <w:t>BB-008-Furan_RuAAC</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6F73DC8" w14:textId="77777777" w:rsidR="00E10B08" w:rsidRDefault="00E10B08" w:rsidP="00326B94">
            <w:r>
              <w:rPr>
                <w:color w:val="000000"/>
              </w:rPr>
              <w:t>1,5 (RuAAC)</w:t>
            </w:r>
          </w:p>
        </w:tc>
        <w:tc>
          <w:tcPr>
            <w:tcW w:w="12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60A2262" w14:textId="77777777" w:rsidR="00E10B08" w:rsidRDefault="00E10B08" w:rsidP="00326B94">
            <w:pPr>
              <w:jc w:val="center"/>
            </w:pPr>
            <w:r>
              <w:rPr>
                <w:color w:val="000000"/>
              </w:rPr>
              <w:t>−5.226</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DD5E5B0" w14:textId="77777777" w:rsidR="00E10B08" w:rsidRDefault="00E10B08" w:rsidP="00326B94">
            <w:pPr>
              <w:jc w:val="center"/>
            </w:pPr>
            <w:r>
              <w:rPr>
                <w:color w:val="000000"/>
              </w:rPr>
              <w:t>13</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1D973D8" w14:textId="77777777" w:rsidR="00E10B08" w:rsidRDefault="00E10B08" w:rsidP="00326B94">
            <w:pPr>
              <w:jc w:val="center"/>
            </w:pPr>
            <w:r>
              <w:rPr>
                <w:color w:val="2E8B57"/>
              </w:rPr>
              <w:t>Pass</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E3DF652" w14:textId="77777777" w:rsidR="00E10B08" w:rsidRDefault="00E10B08" w:rsidP="00326B94">
            <w:pPr>
              <w:jc w:val="center"/>
            </w:pPr>
            <w:r>
              <w:rPr>
                <w:color w:val="2E8B57"/>
              </w:rPr>
              <w:t>Pass</w:t>
            </w:r>
          </w:p>
        </w:tc>
        <w:tc>
          <w:tcPr>
            <w:tcW w:w="11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A1F5AE4" w14:textId="77777777" w:rsidR="00E10B08" w:rsidRDefault="00E10B08" w:rsidP="00326B94">
            <w:pPr>
              <w:jc w:val="center"/>
            </w:pPr>
            <w:r>
              <w:rPr>
                <w:color w:val="000000"/>
              </w:rPr>
              <w:t>0.269</w:t>
            </w:r>
          </w:p>
        </w:tc>
      </w:tr>
      <w:tr w:rsidR="00E10B08" w14:paraId="15A58969" w14:textId="77777777" w:rsidTr="00326B94">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33057CF" w14:textId="77777777" w:rsidR="00E10B08" w:rsidRDefault="00E10B08" w:rsidP="00326B94">
            <w:r>
              <w:rPr>
                <w:color w:val="000000"/>
              </w:rPr>
              <w:t>BB-002-4OMe_RuAAC</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0A592EB" w14:textId="77777777" w:rsidR="00E10B08" w:rsidRDefault="00E10B08" w:rsidP="00326B94">
            <w:r>
              <w:rPr>
                <w:color w:val="000000"/>
              </w:rPr>
              <w:t>1,5 (RuAAC)</w:t>
            </w:r>
          </w:p>
        </w:tc>
        <w:tc>
          <w:tcPr>
            <w:tcW w:w="12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B01F872" w14:textId="77777777" w:rsidR="00E10B08" w:rsidRDefault="00E10B08" w:rsidP="00326B94">
            <w:pPr>
              <w:jc w:val="center"/>
            </w:pPr>
            <w:r>
              <w:rPr>
                <w:color w:val="000000"/>
              </w:rPr>
              <w:t>−5.718</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5A4F44B" w14:textId="77777777" w:rsidR="00E10B08" w:rsidRDefault="00E10B08" w:rsidP="00326B94">
            <w:pPr>
              <w:jc w:val="center"/>
            </w:pPr>
            <w:r>
              <w:rPr>
                <w:color w:val="000000"/>
              </w:rPr>
              <w:t>7</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43CDB02" w14:textId="77777777" w:rsidR="00E10B08" w:rsidRDefault="00E10B08" w:rsidP="00326B94">
            <w:pPr>
              <w:jc w:val="center"/>
            </w:pPr>
            <w:r>
              <w:rPr>
                <w:color w:val="2E8B57"/>
              </w:rPr>
              <w:t>Pass</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DAA9593" w14:textId="77777777" w:rsidR="00E10B08" w:rsidRDefault="00E10B08" w:rsidP="00326B94">
            <w:pPr>
              <w:jc w:val="center"/>
            </w:pPr>
            <w:r>
              <w:rPr>
                <w:color w:val="2E8B57"/>
              </w:rPr>
              <w:t>Pass</w:t>
            </w:r>
          </w:p>
        </w:tc>
        <w:tc>
          <w:tcPr>
            <w:tcW w:w="11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438E493" w14:textId="77777777" w:rsidR="00E10B08" w:rsidRDefault="00E10B08" w:rsidP="00326B94">
            <w:pPr>
              <w:jc w:val="center"/>
            </w:pPr>
            <w:r>
              <w:rPr>
                <w:color w:val="000000"/>
              </w:rPr>
              <w:t>0.255</w:t>
            </w:r>
          </w:p>
        </w:tc>
      </w:tr>
      <w:tr w:rsidR="00E10B08" w14:paraId="3B0B9118" w14:textId="77777777" w:rsidTr="00326B94">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A9548DB" w14:textId="77777777" w:rsidR="00E10B08" w:rsidRDefault="00E10B08" w:rsidP="00326B94">
            <w:r>
              <w:rPr>
                <w:color w:val="000000"/>
              </w:rPr>
              <w:t>BB-005-3Br_CuAAC</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C18A685" w14:textId="77777777" w:rsidR="00E10B08" w:rsidRDefault="00E10B08" w:rsidP="00326B94">
            <w:r>
              <w:rPr>
                <w:color w:val="000000"/>
              </w:rPr>
              <w:t>1,4 (CuAAC)</w:t>
            </w:r>
          </w:p>
        </w:tc>
        <w:tc>
          <w:tcPr>
            <w:tcW w:w="12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8B8EF31" w14:textId="77777777" w:rsidR="00E10B08" w:rsidRDefault="00E10B08" w:rsidP="00326B94">
            <w:pPr>
              <w:jc w:val="center"/>
            </w:pPr>
            <w:r>
              <w:rPr>
                <w:color w:val="000000"/>
              </w:rPr>
              <w:t>−4.976</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9BD1173" w14:textId="77777777" w:rsidR="00E10B08" w:rsidRDefault="00E10B08" w:rsidP="00326B94">
            <w:pPr>
              <w:jc w:val="center"/>
            </w:pPr>
            <w:r>
              <w:rPr>
                <w:color w:val="000000"/>
              </w:rPr>
              <w:t>14</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553634A" w14:textId="77777777" w:rsidR="00E10B08" w:rsidRDefault="00E10B08" w:rsidP="00326B94">
            <w:pPr>
              <w:jc w:val="center"/>
            </w:pPr>
            <w:r>
              <w:rPr>
                <w:color w:val="2E8B57"/>
              </w:rPr>
              <w:t>Pass</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B14C0AF" w14:textId="77777777" w:rsidR="00E10B08" w:rsidRDefault="00E10B08" w:rsidP="00326B94">
            <w:pPr>
              <w:jc w:val="center"/>
            </w:pPr>
            <w:r>
              <w:rPr>
                <w:color w:val="2E8B57"/>
              </w:rPr>
              <w:t>Pass</w:t>
            </w:r>
          </w:p>
        </w:tc>
        <w:tc>
          <w:tcPr>
            <w:tcW w:w="11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630D942" w14:textId="77777777" w:rsidR="00E10B08" w:rsidRDefault="00E10B08" w:rsidP="00326B94">
            <w:pPr>
              <w:jc w:val="center"/>
            </w:pPr>
            <w:r>
              <w:rPr>
                <w:color w:val="000000"/>
              </w:rPr>
              <w:t>0.238</w:t>
            </w:r>
          </w:p>
        </w:tc>
      </w:tr>
    </w:tbl>
    <w:p w14:paraId="45CA1092" w14:textId="77777777" w:rsidR="00E10B08" w:rsidRDefault="00E10B08" w:rsidP="00E10B08">
      <w:pPr>
        <w:spacing w:before="80" w:after="80"/>
      </w:pPr>
      <w:r>
        <w:rPr>
          <w:sz w:val="20"/>
          <w:szCs w:val="20"/>
        </w:rPr>
        <w:t>Combined score: 0.6 × norm(lead_score) + 0.4 × norm(−Vina_score), where norm(x) = (x − min)/(max − min) over the 14-compound set. Normalisation ranges: lead_score 0.399–0.905; Vina_score −6.138 to −4.976 kcal/mol. SA term = 1.0 for 1,4-CuAAC, 0.5 for 1,5-RuAAC. Sorted by combined score (descending). Full ranking corresponds to Tables 1 and 2 in the main text.</w:t>
      </w:r>
    </w:p>
    <w:p w14:paraId="66F642F7" w14:textId="77777777" w:rsidR="005C5DB7" w:rsidRDefault="005C5DB7" w:rsidP="00E10B08">
      <w:pPr>
        <w:pStyle w:val="Heading2"/>
      </w:pPr>
    </w:p>
    <w:p w14:paraId="73EA9C7C" w14:textId="7E6AEC40" w:rsidR="00E10B08" w:rsidRDefault="00E10B08" w:rsidP="00E10B08">
      <w:pPr>
        <w:pStyle w:val="Heading2"/>
      </w:pPr>
      <w:r>
        <w:lastRenderedPageBreak/>
        <w:t>Table S3. Hydrogen Bond and Contact Analysis — Top 5 Compounds</w:t>
      </w:r>
    </w:p>
    <w:p w14:paraId="0A822D06" w14:textId="77777777" w:rsidR="00E10B08" w:rsidRDefault="00E10B08" w:rsidP="00E10B08">
      <w:pPr>
        <w:spacing w:before="80" w:after="80"/>
      </w:pPr>
      <w:r>
        <w:t>Distance-based contact analysis for the top-ranked pose of each of the five highest-scoring compounds. H-bond contacts identified at ≤3.5 Å (donor–acceptor). Note that AutoDock Vina does not score C–F···O contacts explicitly; the short Asn164 distance for BB-004-4F is noted as a hypothesis requiring experimental validation (†). All contacts are from a rigid-receptor, single-pose analysis and should be interpreted accordingly.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400"/>
        <w:gridCol w:w="2260"/>
        <w:gridCol w:w="2260"/>
        <w:gridCol w:w="1640"/>
      </w:tblGrid>
      <w:tr w:rsidR="00E10B08" w14:paraId="665300B2" w14:textId="77777777" w:rsidTr="00326B94">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F05E8EA" w14:textId="77777777" w:rsidR="00E10B08" w:rsidRDefault="00E10B08" w:rsidP="00326B94">
            <w:pPr>
              <w:jc w:val="center"/>
            </w:pPr>
            <w:r>
              <w:rPr>
                <w:b/>
                <w:bCs/>
              </w:rPr>
              <w:t>Compound</w:t>
            </w:r>
          </w:p>
        </w:tc>
        <w:tc>
          <w:tcPr>
            <w:tcW w:w="14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60C53984" w14:textId="77777777" w:rsidR="00E10B08" w:rsidRDefault="00E10B08" w:rsidP="00326B94">
            <w:pPr>
              <w:jc w:val="center"/>
            </w:pPr>
            <w:r>
              <w:rPr>
                <w:b/>
                <w:bCs/>
              </w:rPr>
              <w:t>Vina ΔG</w:t>
            </w:r>
          </w:p>
        </w:tc>
        <w:tc>
          <w:tcPr>
            <w:tcW w:w="22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093C54FF" w14:textId="77777777" w:rsidR="00E10B08" w:rsidRDefault="00E10B08" w:rsidP="00326B94">
            <w:pPr>
              <w:jc w:val="center"/>
            </w:pPr>
            <w:r>
              <w:rPr>
                <w:b/>
                <w:bCs/>
              </w:rPr>
              <w:t>Key H-bond contacts (≤3.5 Å)</w:t>
            </w:r>
          </w:p>
        </w:tc>
        <w:tc>
          <w:tcPr>
            <w:tcW w:w="22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6A957E85" w14:textId="77777777" w:rsidR="00E10B08" w:rsidRDefault="00E10B08" w:rsidP="00326B94">
            <w:pPr>
              <w:jc w:val="center"/>
            </w:pPr>
            <w:r>
              <w:rPr>
                <w:b/>
                <w:bCs/>
              </w:rPr>
              <w:t>Hydrophobic contacts</w:t>
            </w:r>
          </w:p>
        </w:tc>
        <w:tc>
          <w:tcPr>
            <w:tcW w:w="164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0423A3E3" w14:textId="77777777" w:rsidR="00E10B08" w:rsidRDefault="00E10B08" w:rsidP="00326B94">
            <w:pPr>
              <w:jc w:val="center"/>
            </w:pPr>
            <w:r>
              <w:rPr>
                <w:b/>
                <w:bCs/>
              </w:rPr>
              <w:t>Asn164 dist (Å)</w:t>
            </w:r>
          </w:p>
        </w:tc>
      </w:tr>
      <w:tr w:rsidR="00E10B08" w14:paraId="1BC17C48" w14:textId="77777777" w:rsidTr="00326B94">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94EA693" w14:textId="77777777" w:rsidR="00E10B08" w:rsidRDefault="00E10B08" w:rsidP="00326B94">
            <w:pPr>
              <w:jc w:val="center"/>
            </w:pPr>
            <w:r>
              <w:t>BB-004-4F_CuAAC</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9591D2E" w14:textId="77777777" w:rsidR="00E10B08" w:rsidRDefault="00E10B08" w:rsidP="00326B94">
            <w:pPr>
              <w:jc w:val="center"/>
            </w:pPr>
            <w:r>
              <w:t>−6.138</w:t>
            </w:r>
          </w:p>
        </w:tc>
        <w:tc>
          <w:tcPr>
            <w:tcW w:w="22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AC16E5C" w14:textId="77777777" w:rsidR="00E10B08" w:rsidRDefault="00E10B08" w:rsidP="00326B94">
            <w:r>
              <w:t>Arg144, Glu184, Asn160, His158</w:t>
            </w:r>
          </w:p>
        </w:tc>
        <w:tc>
          <w:tcPr>
            <w:tcW w:w="22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9B3BAFB" w14:textId="77777777" w:rsidR="00E10B08" w:rsidRDefault="00E10B08" w:rsidP="00326B94">
            <w:r>
              <w:t>Trp181, Tyr118, Val189</w:t>
            </w:r>
          </w:p>
        </w:tc>
        <w:tc>
          <w:tcPr>
            <w:tcW w:w="16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F18F6D1" w14:textId="77777777" w:rsidR="00E10B08" w:rsidRDefault="00E10B08" w:rsidP="00326B94">
            <w:r>
              <w:t>3.11 (hypothesis†)</w:t>
            </w:r>
          </w:p>
        </w:tc>
      </w:tr>
      <w:tr w:rsidR="00E10B08" w14:paraId="59E88087" w14:textId="77777777" w:rsidTr="00326B94">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8C98D27" w14:textId="77777777" w:rsidR="00E10B08" w:rsidRDefault="00E10B08" w:rsidP="00326B94">
            <w:pPr>
              <w:jc w:val="center"/>
            </w:pPr>
            <w:r>
              <w:t>BB-001-Ph_CuAAC</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738F773" w14:textId="77777777" w:rsidR="00E10B08" w:rsidRDefault="00E10B08" w:rsidP="00326B94">
            <w:pPr>
              <w:jc w:val="center"/>
            </w:pPr>
            <w:r>
              <w:t>−5.728</w:t>
            </w:r>
          </w:p>
        </w:tc>
        <w:tc>
          <w:tcPr>
            <w:tcW w:w="22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F79A7ED" w14:textId="77777777" w:rsidR="00E10B08" w:rsidRDefault="00E10B08" w:rsidP="00326B94">
            <w:r>
              <w:t>Arg144, Glu184, Asn160</w:t>
            </w:r>
          </w:p>
        </w:tc>
        <w:tc>
          <w:tcPr>
            <w:tcW w:w="22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92C354B" w14:textId="77777777" w:rsidR="00E10B08" w:rsidRDefault="00E10B08" w:rsidP="00326B94">
            <w:r>
              <w:t>Trp181, Tyr118, Val189</w:t>
            </w:r>
          </w:p>
        </w:tc>
        <w:tc>
          <w:tcPr>
            <w:tcW w:w="16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0056460" w14:textId="77777777" w:rsidR="00E10B08" w:rsidRDefault="00E10B08" w:rsidP="00326B94">
            <w:r>
              <w:t>3.50</w:t>
            </w:r>
          </w:p>
        </w:tc>
      </w:tr>
      <w:tr w:rsidR="00E10B08" w14:paraId="12AEB8C2" w14:textId="77777777" w:rsidTr="00326B94">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797AA16" w14:textId="77777777" w:rsidR="00E10B08" w:rsidRDefault="00E10B08" w:rsidP="00326B94">
            <w:pPr>
              <w:jc w:val="center"/>
            </w:pPr>
            <w:r>
              <w:t>BB-003-4Cl_CuAAC</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064EF2D" w14:textId="77777777" w:rsidR="00E10B08" w:rsidRDefault="00E10B08" w:rsidP="00326B94">
            <w:pPr>
              <w:jc w:val="center"/>
            </w:pPr>
            <w:r>
              <w:t>−6.002</w:t>
            </w:r>
          </w:p>
        </w:tc>
        <w:tc>
          <w:tcPr>
            <w:tcW w:w="22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B385B60" w14:textId="77777777" w:rsidR="00E10B08" w:rsidRDefault="00E10B08" w:rsidP="00326B94">
            <w:r>
              <w:t>Arg144, Glu184, Asn160</w:t>
            </w:r>
          </w:p>
        </w:tc>
        <w:tc>
          <w:tcPr>
            <w:tcW w:w="22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C165D66" w14:textId="77777777" w:rsidR="00E10B08" w:rsidRDefault="00E10B08" w:rsidP="00326B94">
            <w:r>
              <w:t>Trp181, Tyr118</w:t>
            </w:r>
          </w:p>
        </w:tc>
        <w:tc>
          <w:tcPr>
            <w:tcW w:w="16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109DEA2" w14:textId="77777777" w:rsidR="00E10B08" w:rsidRDefault="00E10B08" w:rsidP="00326B94">
            <w:r>
              <w:t>3.72</w:t>
            </w:r>
          </w:p>
        </w:tc>
      </w:tr>
      <w:tr w:rsidR="00E10B08" w14:paraId="5935A2CD" w14:textId="77777777" w:rsidTr="00326B94">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3F29E07" w14:textId="77777777" w:rsidR="00E10B08" w:rsidRDefault="00E10B08" w:rsidP="00326B94">
            <w:pPr>
              <w:jc w:val="center"/>
            </w:pPr>
            <w:r>
              <w:t>BB-004-4F_RuAAC</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DA54B30" w14:textId="77777777" w:rsidR="00E10B08" w:rsidRDefault="00E10B08" w:rsidP="00326B94">
            <w:pPr>
              <w:jc w:val="center"/>
            </w:pPr>
            <w:r>
              <w:t>−5.843</w:t>
            </w:r>
          </w:p>
        </w:tc>
        <w:tc>
          <w:tcPr>
            <w:tcW w:w="22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9421F57" w14:textId="77777777" w:rsidR="00E10B08" w:rsidRDefault="00E10B08" w:rsidP="00326B94">
            <w:r>
              <w:t>Arg144, Glu184</w:t>
            </w:r>
          </w:p>
        </w:tc>
        <w:tc>
          <w:tcPr>
            <w:tcW w:w="22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8B94192" w14:textId="77777777" w:rsidR="00E10B08" w:rsidRDefault="00E10B08" w:rsidP="00326B94">
            <w:r>
              <w:t>Trp181, Val189</w:t>
            </w:r>
          </w:p>
        </w:tc>
        <w:tc>
          <w:tcPr>
            <w:tcW w:w="16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6154645" w14:textId="77777777" w:rsidR="00E10B08" w:rsidRDefault="00E10B08" w:rsidP="00326B94">
            <w:r>
              <w:t>4.10</w:t>
            </w:r>
          </w:p>
        </w:tc>
      </w:tr>
      <w:tr w:rsidR="00E10B08" w14:paraId="5380AEF9" w14:textId="77777777" w:rsidTr="00326B94">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9B3753A" w14:textId="77777777" w:rsidR="00E10B08" w:rsidRDefault="00E10B08" w:rsidP="00326B94">
            <w:pPr>
              <w:jc w:val="center"/>
            </w:pPr>
            <w:r>
              <w:t>BB-001-Ph_RuAAC</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4A51B57" w14:textId="77777777" w:rsidR="00E10B08" w:rsidRDefault="00E10B08" w:rsidP="00326B94">
            <w:pPr>
              <w:jc w:val="center"/>
            </w:pPr>
            <w:r>
              <w:t>−5.481</w:t>
            </w:r>
          </w:p>
        </w:tc>
        <w:tc>
          <w:tcPr>
            <w:tcW w:w="22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D16E0BF" w14:textId="77777777" w:rsidR="00E10B08" w:rsidRDefault="00E10B08" w:rsidP="00326B94">
            <w:r>
              <w:t>Arg144, Glu184</w:t>
            </w:r>
          </w:p>
        </w:tc>
        <w:tc>
          <w:tcPr>
            <w:tcW w:w="22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1B9013C" w14:textId="77777777" w:rsidR="00E10B08" w:rsidRDefault="00E10B08" w:rsidP="00326B94">
            <w:r>
              <w:t>Trp181</w:t>
            </w:r>
          </w:p>
        </w:tc>
        <w:tc>
          <w:tcPr>
            <w:tcW w:w="16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17152C1" w14:textId="77777777" w:rsidR="00E10B08" w:rsidRDefault="00E10B08" w:rsidP="00326B94">
            <w:r>
              <w:t>4.45</w:t>
            </w:r>
          </w:p>
        </w:tc>
      </w:tr>
    </w:tbl>
    <w:p w14:paraId="0AC55FC6" w14:textId="77777777" w:rsidR="00E10B08" w:rsidRDefault="00E10B08" w:rsidP="00E10B08">
      <w:pPr>
        <w:spacing w:before="80" w:after="80"/>
        <w:rPr>
          <w:sz w:val="20"/>
          <w:szCs w:val="20"/>
        </w:rPr>
      </w:pPr>
      <w:r>
        <w:rPr>
          <w:sz w:val="20"/>
          <w:szCs w:val="20"/>
        </w:rPr>
        <w:t>† The 3.11 Å C–F···O distance to Asn164 in BB-004-4F_CuAAC is flagged as a potential weak interaction. C–F is a poor H-bond acceptor and this contact is not scored by Vina; it is a hypothesis warranting experimental confirmation, not a validated interaction.</w:t>
      </w:r>
    </w:p>
    <w:p w14:paraId="50F7F630" w14:textId="77777777" w:rsidR="00E10B08" w:rsidRPr="00063E67" w:rsidRDefault="00E10B08" w:rsidP="00E10B08">
      <w:pPr>
        <w:spacing w:before="80" w:after="80"/>
        <w:rPr>
          <w:sz w:val="20"/>
          <w:szCs w:val="20"/>
        </w:rPr>
      </w:pPr>
    </w:p>
    <w:p w14:paraId="53AC5F4F" w14:textId="77777777" w:rsidR="00E10B08" w:rsidRDefault="00E10B08" w:rsidP="00E10B08">
      <w:pPr>
        <w:pStyle w:val="Heading2"/>
      </w:pPr>
      <w:r>
        <w:t>Table S4. Docking Exhaustiveness Sensitivity</w:t>
      </w:r>
    </w:p>
    <w:p w14:paraId="16D14BAB" w14:textId="77777777" w:rsidR="00E10B08" w:rsidRDefault="00E10B08" w:rsidP="00E10B08">
      <w:pPr>
        <w:spacing w:before="80" w:after="80"/>
      </w:pPr>
      <w:r>
        <w:t>Sensitivity of top-pose Vina scores to the exhaustiveness search parameter for the two priority lead candidates. Scores are stable (Δ &lt; 0.01 kcal/mol) across all tested settings, confirming that the default exhaustiveness = 8 is sufficient for this system.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1800"/>
        <w:gridCol w:w="1880"/>
        <w:gridCol w:w="1880"/>
      </w:tblGrid>
      <w:tr w:rsidR="00E10B08" w14:paraId="723932A8" w14:textId="77777777" w:rsidTr="00326B94">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76509D29" w14:textId="77777777" w:rsidR="00E10B08" w:rsidRDefault="00E10B08" w:rsidP="00326B94">
            <w:pPr>
              <w:jc w:val="center"/>
            </w:pPr>
            <w:r>
              <w:rPr>
                <w:b/>
                <w:bCs/>
              </w:rPr>
              <w:t>Exhaustiveness</w:t>
            </w:r>
          </w:p>
        </w:tc>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0DAA1706" w14:textId="77777777" w:rsidR="00E10B08" w:rsidRDefault="00E10B08" w:rsidP="00326B94">
            <w:pPr>
              <w:jc w:val="center"/>
            </w:pPr>
            <w:r>
              <w:rPr>
                <w:b/>
                <w:bCs/>
              </w:rPr>
              <w:t>BB-004-4F CuAAC ΔG (kcal/mol)</w:t>
            </w:r>
          </w:p>
        </w:tc>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5141EEA9" w14:textId="77777777" w:rsidR="00E10B08" w:rsidRDefault="00E10B08" w:rsidP="00326B94">
            <w:pPr>
              <w:jc w:val="center"/>
            </w:pPr>
            <w:r>
              <w:rPr>
                <w:b/>
                <w:bCs/>
              </w:rPr>
              <w:t>BB-001-Ph CuAAC ΔG (kcal/mol)</w:t>
            </w:r>
          </w:p>
        </w:tc>
        <w:tc>
          <w:tcPr>
            <w:tcW w:w="188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696DAD0C" w14:textId="77777777" w:rsidR="00E10B08" w:rsidRDefault="00E10B08" w:rsidP="00326B94">
            <w:pPr>
              <w:jc w:val="center"/>
            </w:pPr>
            <w:r>
              <w:rPr>
                <w:b/>
                <w:bCs/>
              </w:rPr>
              <w:t>Rank stable?</w:t>
            </w:r>
          </w:p>
        </w:tc>
        <w:tc>
          <w:tcPr>
            <w:tcW w:w="188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2F949587" w14:textId="77777777" w:rsidR="00E10B08" w:rsidRDefault="00E10B08" w:rsidP="00326B94">
            <w:pPr>
              <w:jc w:val="center"/>
            </w:pPr>
            <w:r>
              <w:rPr>
                <w:b/>
                <w:bCs/>
              </w:rPr>
              <w:t>Notes</w:t>
            </w:r>
          </w:p>
        </w:tc>
      </w:tr>
      <w:tr w:rsidR="00E10B08" w14:paraId="3FBF7C0B" w14:textId="77777777" w:rsidTr="00326B94">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7595656" w14:textId="77777777" w:rsidR="00E10B08" w:rsidRDefault="00E10B08" w:rsidP="00326B94">
            <w:pPr>
              <w:jc w:val="center"/>
            </w:pPr>
            <w:r>
              <w:rPr>
                <w:color w:val="000000"/>
              </w:rPr>
              <w:t>8 (default)</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951EC18" w14:textId="77777777" w:rsidR="00E10B08" w:rsidRDefault="00E10B08" w:rsidP="00326B94">
            <w:pPr>
              <w:jc w:val="center"/>
            </w:pPr>
            <w:r>
              <w:rPr>
                <w:color w:val="000000"/>
              </w:rPr>
              <w:t>−6.138</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6DB402B" w14:textId="77777777" w:rsidR="00E10B08" w:rsidRDefault="00E10B08" w:rsidP="00326B94">
            <w:pPr>
              <w:jc w:val="center"/>
            </w:pPr>
            <w:r>
              <w:rPr>
                <w:color w:val="000000"/>
              </w:rPr>
              <w:t>−5.728</w:t>
            </w:r>
          </w:p>
        </w:tc>
        <w:tc>
          <w:tcPr>
            <w:tcW w:w="1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439773C" w14:textId="77777777" w:rsidR="00E10B08" w:rsidRDefault="00E10B08" w:rsidP="00326B94">
            <w:pPr>
              <w:jc w:val="center"/>
            </w:pPr>
            <w:r>
              <w:rPr>
                <w:color w:val="2E8B57"/>
              </w:rPr>
              <w:t>Yes</w:t>
            </w:r>
          </w:p>
        </w:tc>
        <w:tc>
          <w:tcPr>
            <w:tcW w:w="1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B9FE274" w14:textId="77777777" w:rsidR="00E10B08" w:rsidRDefault="00E10B08" w:rsidP="00326B94">
            <w:pPr>
              <w:jc w:val="center"/>
            </w:pPr>
            <w:r>
              <w:rPr>
                <w:color w:val="000000"/>
              </w:rPr>
              <w:t>Baseline</w:t>
            </w:r>
          </w:p>
        </w:tc>
      </w:tr>
      <w:tr w:rsidR="00E10B08" w14:paraId="1058EF22" w14:textId="77777777" w:rsidTr="00326B94">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0068E3C" w14:textId="77777777" w:rsidR="00E10B08" w:rsidRDefault="00E10B08" w:rsidP="00326B94">
            <w:pPr>
              <w:jc w:val="center"/>
            </w:pPr>
            <w:r>
              <w:rPr>
                <w:color w:val="000000"/>
              </w:rPr>
              <w:t>16</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68B5E48" w14:textId="77777777" w:rsidR="00E10B08" w:rsidRDefault="00E10B08" w:rsidP="00326B94">
            <w:pPr>
              <w:jc w:val="center"/>
            </w:pPr>
            <w:r>
              <w:rPr>
                <w:color w:val="000000"/>
              </w:rPr>
              <w:t>−6.141</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BAC9266" w14:textId="77777777" w:rsidR="00E10B08" w:rsidRDefault="00E10B08" w:rsidP="00326B94">
            <w:pPr>
              <w:jc w:val="center"/>
            </w:pPr>
            <w:r>
              <w:rPr>
                <w:color w:val="000000"/>
              </w:rPr>
              <w:t>−5.731</w:t>
            </w:r>
          </w:p>
        </w:tc>
        <w:tc>
          <w:tcPr>
            <w:tcW w:w="1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6792D45" w14:textId="77777777" w:rsidR="00E10B08" w:rsidRDefault="00E10B08" w:rsidP="00326B94">
            <w:pPr>
              <w:jc w:val="center"/>
            </w:pPr>
            <w:r>
              <w:rPr>
                <w:color w:val="2E8B57"/>
              </w:rPr>
              <w:t>Yes</w:t>
            </w:r>
          </w:p>
        </w:tc>
        <w:tc>
          <w:tcPr>
            <w:tcW w:w="1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1CA7E38" w14:textId="77777777" w:rsidR="00E10B08" w:rsidRDefault="00E10B08" w:rsidP="00326B94">
            <w:pPr>
              <w:jc w:val="center"/>
            </w:pPr>
            <w:r>
              <w:rPr>
                <w:color w:val="000000"/>
              </w:rPr>
              <w:t>Δ &lt; 0.01</w:t>
            </w:r>
          </w:p>
        </w:tc>
      </w:tr>
      <w:tr w:rsidR="00E10B08" w14:paraId="1E8EB56F" w14:textId="77777777" w:rsidTr="00326B94">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EDA9516" w14:textId="77777777" w:rsidR="00E10B08" w:rsidRDefault="00E10B08" w:rsidP="00326B94">
            <w:pPr>
              <w:jc w:val="center"/>
            </w:pPr>
            <w:r>
              <w:rPr>
                <w:color w:val="000000"/>
              </w:rPr>
              <w:t>32</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2964D7F" w14:textId="77777777" w:rsidR="00E10B08" w:rsidRDefault="00E10B08" w:rsidP="00326B94">
            <w:pPr>
              <w:jc w:val="center"/>
            </w:pPr>
            <w:r>
              <w:rPr>
                <w:color w:val="000000"/>
              </w:rPr>
              <w:t>−6.139</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B27FF8B" w14:textId="77777777" w:rsidR="00E10B08" w:rsidRDefault="00E10B08" w:rsidP="00326B94">
            <w:pPr>
              <w:jc w:val="center"/>
            </w:pPr>
            <w:r>
              <w:rPr>
                <w:color w:val="000000"/>
              </w:rPr>
              <w:t>−5.729</w:t>
            </w:r>
          </w:p>
        </w:tc>
        <w:tc>
          <w:tcPr>
            <w:tcW w:w="1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8833B63" w14:textId="77777777" w:rsidR="00E10B08" w:rsidRDefault="00E10B08" w:rsidP="00326B94">
            <w:pPr>
              <w:jc w:val="center"/>
            </w:pPr>
            <w:r>
              <w:rPr>
                <w:color w:val="2E8B57"/>
              </w:rPr>
              <w:t>Yes</w:t>
            </w:r>
          </w:p>
        </w:tc>
        <w:tc>
          <w:tcPr>
            <w:tcW w:w="1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D89E7CF" w14:textId="77777777" w:rsidR="00E10B08" w:rsidRDefault="00E10B08" w:rsidP="00326B94">
            <w:pPr>
              <w:jc w:val="center"/>
            </w:pPr>
            <w:r>
              <w:rPr>
                <w:color w:val="000000"/>
              </w:rPr>
              <w:t>Δ &lt; 0.01</w:t>
            </w:r>
          </w:p>
        </w:tc>
      </w:tr>
      <w:tr w:rsidR="00E10B08" w14:paraId="63D478BF" w14:textId="77777777" w:rsidTr="00326B94">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3D336DE" w14:textId="77777777" w:rsidR="00E10B08" w:rsidRDefault="00E10B08" w:rsidP="00326B94">
            <w:pPr>
              <w:jc w:val="center"/>
            </w:pPr>
            <w:r>
              <w:rPr>
                <w:color w:val="000000"/>
              </w:rPr>
              <w:t>64</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8ECD0CB" w14:textId="77777777" w:rsidR="00E10B08" w:rsidRDefault="00E10B08" w:rsidP="00326B94">
            <w:pPr>
              <w:jc w:val="center"/>
            </w:pPr>
            <w:r>
              <w:rPr>
                <w:color w:val="000000"/>
              </w:rPr>
              <w:t>−6.140</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012D608" w14:textId="77777777" w:rsidR="00E10B08" w:rsidRDefault="00E10B08" w:rsidP="00326B94">
            <w:pPr>
              <w:jc w:val="center"/>
            </w:pPr>
            <w:r>
              <w:rPr>
                <w:color w:val="000000"/>
              </w:rPr>
              <w:t>−5.730</w:t>
            </w:r>
          </w:p>
        </w:tc>
        <w:tc>
          <w:tcPr>
            <w:tcW w:w="1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DA9EC64" w14:textId="77777777" w:rsidR="00E10B08" w:rsidRDefault="00E10B08" w:rsidP="00326B94">
            <w:pPr>
              <w:jc w:val="center"/>
            </w:pPr>
            <w:r>
              <w:rPr>
                <w:color w:val="2E8B57"/>
              </w:rPr>
              <w:t>Yes</w:t>
            </w:r>
          </w:p>
        </w:tc>
        <w:tc>
          <w:tcPr>
            <w:tcW w:w="1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ADE78FE" w14:textId="77777777" w:rsidR="00E10B08" w:rsidRDefault="00E10B08" w:rsidP="00326B94">
            <w:pPr>
              <w:jc w:val="center"/>
            </w:pPr>
            <w:r>
              <w:rPr>
                <w:color w:val="000000"/>
              </w:rPr>
              <w:t>Δ &lt; 0.01</w:t>
            </w:r>
          </w:p>
        </w:tc>
      </w:tr>
    </w:tbl>
    <w:p w14:paraId="6929145F" w14:textId="77777777" w:rsidR="00E10B08" w:rsidRDefault="00E10B08" w:rsidP="00E10B08">
      <w:pPr>
        <w:spacing w:before="60" w:after="60"/>
      </w:pPr>
    </w:p>
    <w:p w14:paraId="67FF6A4F" w14:textId="77777777" w:rsidR="00E10B08" w:rsidRDefault="00E10B08" w:rsidP="00E10B08">
      <w:pPr>
        <w:spacing w:before="60" w:after="60"/>
      </w:pPr>
    </w:p>
    <w:p w14:paraId="4C9E44D2" w14:textId="77777777" w:rsidR="00E10B08" w:rsidRDefault="00E10B08" w:rsidP="00E10B08">
      <w:pPr>
        <w:spacing w:before="60" w:after="60"/>
      </w:pPr>
    </w:p>
    <w:p w14:paraId="6EC30A3F" w14:textId="77777777" w:rsidR="00E10B08" w:rsidRDefault="00E10B08" w:rsidP="00E10B08">
      <w:pPr>
        <w:spacing w:before="60" w:after="60"/>
      </w:pPr>
    </w:p>
    <w:p w14:paraId="4B6D0A8C" w14:textId="77777777" w:rsidR="00E10B08" w:rsidRDefault="00E10B08" w:rsidP="00E10B08">
      <w:pPr>
        <w:spacing w:before="60" w:after="60"/>
      </w:pPr>
    </w:p>
    <w:p w14:paraId="313A79D9" w14:textId="77777777" w:rsidR="00E10B08" w:rsidRDefault="00E10B08" w:rsidP="00E10B08">
      <w:pPr>
        <w:spacing w:before="60" w:after="60"/>
      </w:pPr>
    </w:p>
    <w:p w14:paraId="57E5A025" w14:textId="77777777" w:rsidR="00DF57B1" w:rsidRDefault="00DF57B1" w:rsidP="00E10B08">
      <w:pPr>
        <w:spacing w:before="60" w:after="60"/>
      </w:pPr>
    </w:p>
    <w:p w14:paraId="2B613D45" w14:textId="0FBA2C81" w:rsidR="00E10B08" w:rsidRDefault="00E10B08" w:rsidP="00E10B08">
      <w:pPr>
        <w:pStyle w:val="Heading2"/>
      </w:pPr>
      <w:r>
        <w:lastRenderedPageBreak/>
        <w:t xml:space="preserve">Table S5. Scoring-Sensitivity Analysis — Effect of SA Term on Combined Ranking </w:t>
      </w:r>
    </w:p>
    <w:p w14:paraId="4C7845D3" w14:textId="77777777" w:rsidR="00E10B08" w:rsidRDefault="00E10B08" w:rsidP="00E10B08">
      <w:pPr>
        <w:spacing w:before="80" w:after="80"/>
      </w:pPr>
      <w:r>
        <w:t xml:space="preserve">The combined lead score includes a synthetic-accessibility (SA) term that assigns CuAAC products (1,4-regioisomers) a fixed bonus of +0.075 and RuAAC products (1,5-regioisomers) +0.038. Because the two regioisomers of each pair are descriptor-identical (identical MW, identical Crippen LogP to four decimal places), this SA term is the </w:t>
      </w:r>
      <w:r>
        <w:rPr>
          <w:b/>
          <w:bCs/>
        </w:rPr>
        <w:t>sole discriminator</w:t>
      </w:r>
      <w:r>
        <w:t xml:space="preserve"> between regioisomeric pairs in the combined score. To assess its impact on ranking, three schemes were evaluated computationally:</w:t>
      </w:r>
    </w:p>
    <w:p w14:paraId="3D1B8D9D" w14:textId="77777777" w:rsidR="00E10B08" w:rsidRDefault="00E10B08" w:rsidP="00E10B08">
      <w:pPr>
        <w:spacing w:before="80" w:after="80"/>
      </w:pPr>
      <w:r>
        <w:t>(A) With SA (original): SA term as published.</w:t>
      </w:r>
    </w:p>
    <w:p w14:paraId="65149155" w14:textId="77777777" w:rsidR="00E10B08" w:rsidRDefault="00E10B08" w:rsidP="00E10B08">
      <w:pPr>
        <w:spacing w:before="80" w:after="80"/>
      </w:pPr>
      <w:r>
        <w:t>(B) No SA: SA term set to zero; remaining weights (summing to 0.85) were NOT renormalised to 1.0. Scores in this column are on a compressed absolute scale relative to column A; compare by rank only.</w:t>
      </w:r>
    </w:p>
    <w:p w14:paraId="611846CA" w14:textId="77777777" w:rsidR="00E10B08" w:rsidRDefault="00E10B08" w:rsidP="00E10B08">
      <w:pPr>
        <w:spacing w:before="80" w:after="80"/>
      </w:pPr>
      <w:r>
        <w:t>(C) Ertl SA: SA term replaced by Ertl synthetic-accessibility score (RDKit sascorer; re-scaled to [0,1]).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6"/>
        <w:gridCol w:w="1231"/>
        <w:gridCol w:w="1120"/>
        <w:gridCol w:w="784"/>
        <w:gridCol w:w="1120"/>
        <w:gridCol w:w="784"/>
        <w:gridCol w:w="1120"/>
        <w:gridCol w:w="1075"/>
      </w:tblGrid>
      <w:tr w:rsidR="00E10B08" w14:paraId="5E71E552" w14:textId="77777777" w:rsidTr="00326B94">
        <w:tc>
          <w:tcPr>
            <w:tcW w:w="19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7B609636" w14:textId="77777777" w:rsidR="00E10B08" w:rsidRDefault="00E10B08" w:rsidP="00326B94">
            <w:pPr>
              <w:jc w:val="center"/>
            </w:pPr>
            <w:r>
              <w:rPr>
                <w:b/>
                <w:bCs/>
                <w:sz w:val="18"/>
                <w:szCs w:val="18"/>
              </w:rPr>
              <w:t>Compound</w:t>
            </w:r>
          </w:p>
        </w:tc>
        <w:tc>
          <w:tcPr>
            <w:tcW w:w="11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436F85DC" w14:textId="77777777" w:rsidR="00E10B08" w:rsidRDefault="00E10B08" w:rsidP="00326B94">
            <w:pPr>
              <w:jc w:val="center"/>
            </w:pPr>
            <w:r>
              <w:rPr>
                <w:b/>
                <w:bCs/>
                <w:sz w:val="18"/>
                <w:szCs w:val="18"/>
              </w:rPr>
              <w:t>Regio- isomer</w:t>
            </w:r>
          </w:p>
        </w:tc>
        <w:tc>
          <w:tcPr>
            <w:tcW w:w="1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286F26A9" w14:textId="77777777" w:rsidR="00E10B08" w:rsidRDefault="00E10B08" w:rsidP="00326B94">
            <w:pPr>
              <w:jc w:val="center"/>
            </w:pPr>
            <w:r>
              <w:rPr>
                <w:b/>
                <w:bCs/>
                <w:sz w:val="18"/>
                <w:szCs w:val="18"/>
              </w:rPr>
              <w:t>Score (with SA)</w:t>
            </w:r>
          </w:p>
        </w:tc>
        <w:tc>
          <w:tcPr>
            <w:tcW w:w="7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4B2ADDC9" w14:textId="77777777" w:rsidR="00E10B08" w:rsidRDefault="00E10B08" w:rsidP="00326B94">
            <w:pPr>
              <w:jc w:val="center"/>
            </w:pPr>
            <w:r>
              <w:rPr>
                <w:b/>
                <w:bCs/>
                <w:sz w:val="18"/>
                <w:szCs w:val="18"/>
              </w:rPr>
              <w:t>Rank</w:t>
            </w:r>
          </w:p>
        </w:tc>
        <w:tc>
          <w:tcPr>
            <w:tcW w:w="1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468B514B" w14:textId="77777777" w:rsidR="00E10B08" w:rsidRDefault="00E10B08" w:rsidP="00326B94">
            <w:pPr>
              <w:jc w:val="center"/>
            </w:pPr>
            <w:r>
              <w:rPr>
                <w:b/>
                <w:bCs/>
                <w:sz w:val="18"/>
                <w:szCs w:val="18"/>
              </w:rPr>
              <w:t>Score (no SA)</w:t>
            </w:r>
          </w:p>
        </w:tc>
        <w:tc>
          <w:tcPr>
            <w:tcW w:w="7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69BA8BF3" w14:textId="77777777" w:rsidR="00E10B08" w:rsidRDefault="00E10B08" w:rsidP="00326B94">
            <w:pPr>
              <w:jc w:val="center"/>
            </w:pPr>
            <w:r>
              <w:rPr>
                <w:b/>
                <w:bCs/>
                <w:sz w:val="18"/>
                <w:szCs w:val="18"/>
              </w:rPr>
              <w:t>Rank</w:t>
            </w:r>
          </w:p>
        </w:tc>
        <w:tc>
          <w:tcPr>
            <w:tcW w:w="1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497E416" w14:textId="77777777" w:rsidR="00E10B08" w:rsidRDefault="00E10B08" w:rsidP="00326B94">
            <w:pPr>
              <w:jc w:val="center"/>
            </w:pPr>
            <w:r>
              <w:rPr>
                <w:b/>
                <w:bCs/>
                <w:sz w:val="18"/>
                <w:szCs w:val="18"/>
              </w:rPr>
              <w:t>Score (Ertl SA)</w:t>
            </w:r>
          </w:p>
        </w:tc>
        <w:tc>
          <w:tcPr>
            <w:tcW w:w="9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4215EEAB" w14:textId="77777777" w:rsidR="00E10B08" w:rsidRDefault="00E10B08" w:rsidP="00326B94">
            <w:pPr>
              <w:jc w:val="center"/>
            </w:pPr>
            <w:r>
              <w:rPr>
                <w:b/>
                <w:bCs/>
                <w:sz w:val="18"/>
                <w:szCs w:val="18"/>
              </w:rPr>
              <w:t>Rank</w:t>
            </w:r>
          </w:p>
        </w:tc>
      </w:tr>
      <w:tr w:rsidR="00E10B08" w14:paraId="1C61244A" w14:textId="77777777" w:rsidTr="00326B94">
        <w:tc>
          <w:tcPr>
            <w:tcW w:w="1900" w:type="dxa"/>
            <w:tcBorders>
              <w:top w:val="single" w:sz="1" w:space="0" w:color="BBBBBB"/>
              <w:left w:val="single" w:sz="1" w:space="0" w:color="BBBBBB"/>
              <w:bottom w:val="single" w:sz="1" w:space="0" w:color="BBBBBB"/>
              <w:right w:val="single" w:sz="1" w:space="0" w:color="BBBBBB"/>
            </w:tcBorders>
            <w:shd w:val="clear" w:color="auto" w:fill="E8F5E9"/>
            <w:tcMar>
              <w:top w:w="80" w:type="dxa"/>
              <w:left w:w="120" w:type="dxa"/>
              <w:bottom w:w="80" w:type="dxa"/>
              <w:right w:w="120" w:type="dxa"/>
            </w:tcMar>
          </w:tcPr>
          <w:p w14:paraId="52775467" w14:textId="77777777" w:rsidR="00E10B08" w:rsidRDefault="00E10B08" w:rsidP="00326B94">
            <w:r>
              <w:rPr>
                <w:b/>
                <w:bCs/>
                <w:sz w:val="18"/>
                <w:szCs w:val="18"/>
              </w:rPr>
              <w:t>BB-004-4F_CuAAC</w:t>
            </w:r>
          </w:p>
        </w:tc>
        <w:tc>
          <w:tcPr>
            <w:tcW w:w="1100" w:type="dxa"/>
            <w:tcBorders>
              <w:top w:val="single" w:sz="1" w:space="0" w:color="BBBBBB"/>
              <w:left w:val="single" w:sz="1" w:space="0" w:color="BBBBBB"/>
              <w:bottom w:val="single" w:sz="1" w:space="0" w:color="BBBBBB"/>
              <w:right w:val="single" w:sz="1" w:space="0" w:color="BBBBBB"/>
            </w:tcBorders>
            <w:shd w:val="clear" w:color="auto" w:fill="E8F5E9"/>
            <w:tcMar>
              <w:top w:w="80" w:type="dxa"/>
              <w:left w:w="120" w:type="dxa"/>
              <w:bottom w:w="80" w:type="dxa"/>
              <w:right w:w="120" w:type="dxa"/>
            </w:tcMar>
          </w:tcPr>
          <w:p w14:paraId="46EDD68C" w14:textId="77777777" w:rsidR="00E10B08" w:rsidRDefault="00E10B08" w:rsidP="00326B94">
            <w:pPr>
              <w:jc w:val="center"/>
            </w:pPr>
            <w:r>
              <w:rPr>
                <w:b/>
                <w:bCs/>
                <w:sz w:val="18"/>
                <w:szCs w:val="18"/>
              </w:rPr>
              <w:t>CuAAC</w:t>
            </w:r>
          </w:p>
        </w:tc>
        <w:tc>
          <w:tcPr>
            <w:tcW w:w="1000" w:type="dxa"/>
            <w:tcBorders>
              <w:top w:val="single" w:sz="1" w:space="0" w:color="BBBBBB"/>
              <w:left w:val="single" w:sz="1" w:space="0" w:color="BBBBBB"/>
              <w:bottom w:val="single" w:sz="1" w:space="0" w:color="BBBBBB"/>
              <w:right w:val="single" w:sz="1" w:space="0" w:color="BBBBBB"/>
            </w:tcBorders>
            <w:shd w:val="clear" w:color="auto" w:fill="E8F5E9"/>
            <w:tcMar>
              <w:top w:w="80" w:type="dxa"/>
              <w:left w:w="120" w:type="dxa"/>
              <w:bottom w:w="80" w:type="dxa"/>
              <w:right w:w="120" w:type="dxa"/>
            </w:tcMar>
          </w:tcPr>
          <w:p w14:paraId="2D4C9E9D" w14:textId="77777777" w:rsidR="00E10B08" w:rsidRDefault="00E10B08" w:rsidP="00326B94">
            <w:pPr>
              <w:jc w:val="center"/>
            </w:pPr>
            <w:del w:id="9001" w:author="Claude" w:date="2026-06-08T00:00:00Z">
              <w:r>
                <w:rPr>
                  <w:sz w:val="18"/>
                  <w:szCs w:val="18"/>
                </w:rPr>
                <w:delText>0.921</w:delText>
              </w:r>
            </w:del>
            <w:ins w:id="9002" w:author="Claude" w:date="2026-06-08T00:00:00Z">
              <w:r>
                <w:rPr>
                  <w:sz w:val="18"/>
                  <w:szCs w:val="18"/>
                </w:rPr>
                <w:t>0.922</w:t>
              </w:r>
            </w:ins>
          </w:p>
        </w:tc>
        <w:tc>
          <w:tcPr>
            <w:tcW w:w="700" w:type="dxa"/>
            <w:tcBorders>
              <w:top w:val="single" w:sz="1" w:space="0" w:color="BBBBBB"/>
              <w:left w:val="single" w:sz="1" w:space="0" w:color="BBBBBB"/>
              <w:bottom w:val="single" w:sz="1" w:space="0" w:color="BBBBBB"/>
              <w:right w:val="single" w:sz="1" w:space="0" w:color="BBBBBB"/>
            </w:tcBorders>
            <w:shd w:val="clear" w:color="auto" w:fill="E8F5E9"/>
            <w:tcMar>
              <w:top w:w="80" w:type="dxa"/>
              <w:left w:w="120" w:type="dxa"/>
              <w:bottom w:w="80" w:type="dxa"/>
              <w:right w:w="120" w:type="dxa"/>
            </w:tcMar>
          </w:tcPr>
          <w:p w14:paraId="6F6DBA22" w14:textId="77777777" w:rsidR="00E10B08" w:rsidRDefault="00E10B08" w:rsidP="00326B94">
            <w:pPr>
              <w:jc w:val="center"/>
            </w:pPr>
            <w:r>
              <w:rPr>
                <w:sz w:val="18"/>
                <w:szCs w:val="18"/>
              </w:rPr>
              <w:t>1</w:t>
            </w:r>
          </w:p>
        </w:tc>
        <w:tc>
          <w:tcPr>
            <w:tcW w:w="1000" w:type="dxa"/>
            <w:tcBorders>
              <w:top w:val="single" w:sz="1" w:space="0" w:color="BBBBBB"/>
              <w:left w:val="single" w:sz="1" w:space="0" w:color="BBBBBB"/>
              <w:bottom w:val="single" w:sz="1" w:space="0" w:color="BBBBBB"/>
              <w:right w:val="single" w:sz="1" w:space="0" w:color="BBBBBB"/>
            </w:tcBorders>
            <w:shd w:val="clear" w:color="auto" w:fill="E8F5E9"/>
            <w:tcMar>
              <w:top w:w="80" w:type="dxa"/>
              <w:left w:w="120" w:type="dxa"/>
              <w:bottom w:w="80" w:type="dxa"/>
              <w:right w:w="120" w:type="dxa"/>
            </w:tcMar>
          </w:tcPr>
          <w:p w14:paraId="5F8AA708" w14:textId="77777777" w:rsidR="00E10B08" w:rsidRDefault="00E10B08" w:rsidP="00326B94">
            <w:pPr>
              <w:jc w:val="center"/>
            </w:pPr>
            <w:r>
              <w:rPr>
                <w:sz w:val="18"/>
                <w:szCs w:val="18"/>
              </w:rPr>
              <w:t>0.907</w:t>
            </w:r>
          </w:p>
        </w:tc>
        <w:tc>
          <w:tcPr>
            <w:tcW w:w="700" w:type="dxa"/>
            <w:tcBorders>
              <w:top w:val="single" w:sz="1" w:space="0" w:color="BBBBBB"/>
              <w:left w:val="single" w:sz="1" w:space="0" w:color="BBBBBB"/>
              <w:bottom w:val="single" w:sz="1" w:space="0" w:color="BBBBBB"/>
              <w:right w:val="single" w:sz="1" w:space="0" w:color="BBBBBB"/>
            </w:tcBorders>
            <w:shd w:val="clear" w:color="auto" w:fill="E8F5E9"/>
            <w:tcMar>
              <w:top w:w="80" w:type="dxa"/>
              <w:left w:w="120" w:type="dxa"/>
              <w:bottom w:w="80" w:type="dxa"/>
              <w:right w:w="120" w:type="dxa"/>
            </w:tcMar>
          </w:tcPr>
          <w:p w14:paraId="6536C156" w14:textId="77777777" w:rsidR="00E10B08" w:rsidRDefault="00E10B08" w:rsidP="00326B94">
            <w:pPr>
              <w:jc w:val="center"/>
            </w:pPr>
            <w:r>
              <w:rPr>
                <w:sz w:val="18"/>
                <w:szCs w:val="18"/>
              </w:rPr>
              <w:t>1</w:t>
            </w:r>
          </w:p>
        </w:tc>
        <w:tc>
          <w:tcPr>
            <w:tcW w:w="1000" w:type="dxa"/>
            <w:tcBorders>
              <w:top w:val="single" w:sz="1" w:space="0" w:color="BBBBBB"/>
              <w:left w:val="single" w:sz="1" w:space="0" w:color="BBBBBB"/>
              <w:bottom w:val="single" w:sz="1" w:space="0" w:color="BBBBBB"/>
              <w:right w:val="single" w:sz="1" w:space="0" w:color="BBBBBB"/>
            </w:tcBorders>
            <w:shd w:val="clear" w:color="auto" w:fill="E8F5E9"/>
            <w:tcMar>
              <w:top w:w="80" w:type="dxa"/>
              <w:left w:w="120" w:type="dxa"/>
              <w:bottom w:w="80" w:type="dxa"/>
              <w:right w:w="120" w:type="dxa"/>
            </w:tcMar>
          </w:tcPr>
          <w:p w14:paraId="00A3DB82" w14:textId="77777777" w:rsidR="00E10B08" w:rsidRDefault="00E10B08" w:rsidP="00326B94">
            <w:pPr>
              <w:jc w:val="center"/>
            </w:pPr>
            <w:r>
              <w:rPr>
                <w:sz w:val="18"/>
                <w:szCs w:val="18"/>
              </w:rPr>
              <w:t>0.829</w:t>
            </w:r>
          </w:p>
        </w:tc>
        <w:tc>
          <w:tcPr>
            <w:tcW w:w="960" w:type="dxa"/>
            <w:tcBorders>
              <w:top w:val="single" w:sz="1" w:space="0" w:color="BBBBBB"/>
              <w:left w:val="single" w:sz="1" w:space="0" w:color="BBBBBB"/>
              <w:bottom w:val="single" w:sz="1" w:space="0" w:color="BBBBBB"/>
              <w:right w:val="single" w:sz="1" w:space="0" w:color="BBBBBB"/>
            </w:tcBorders>
            <w:shd w:val="clear" w:color="auto" w:fill="E8F5E9"/>
            <w:tcMar>
              <w:top w:w="80" w:type="dxa"/>
              <w:left w:w="120" w:type="dxa"/>
              <w:bottom w:w="80" w:type="dxa"/>
              <w:right w:w="120" w:type="dxa"/>
            </w:tcMar>
          </w:tcPr>
          <w:p w14:paraId="2928C6D8" w14:textId="77777777" w:rsidR="00E10B08" w:rsidRDefault="00E10B08" w:rsidP="00326B94">
            <w:pPr>
              <w:jc w:val="center"/>
            </w:pPr>
            <w:r>
              <w:rPr>
                <w:sz w:val="18"/>
                <w:szCs w:val="18"/>
              </w:rPr>
              <w:t>1</w:t>
            </w:r>
          </w:p>
        </w:tc>
      </w:tr>
      <w:tr w:rsidR="00E10B08" w14:paraId="45ECCA4E" w14:textId="77777777" w:rsidTr="00326B94">
        <w:tc>
          <w:tcPr>
            <w:tcW w:w="1900" w:type="dxa"/>
            <w:tcBorders>
              <w:top w:val="single" w:sz="1" w:space="0" w:color="BBBBBB"/>
              <w:left w:val="single" w:sz="1" w:space="0" w:color="BBBBBB"/>
              <w:bottom w:val="single" w:sz="1" w:space="0" w:color="BBBBBB"/>
              <w:right w:val="single" w:sz="1" w:space="0" w:color="BBBBBB"/>
            </w:tcBorders>
            <w:shd w:val="clear" w:color="auto" w:fill="E8F5E9"/>
            <w:tcMar>
              <w:top w:w="80" w:type="dxa"/>
              <w:left w:w="120" w:type="dxa"/>
              <w:bottom w:w="80" w:type="dxa"/>
              <w:right w:w="120" w:type="dxa"/>
            </w:tcMar>
          </w:tcPr>
          <w:p w14:paraId="55B9E55D" w14:textId="77777777" w:rsidR="00E10B08" w:rsidRDefault="00E10B08" w:rsidP="00326B94">
            <w:r>
              <w:rPr>
                <w:b/>
                <w:bCs/>
                <w:sz w:val="18"/>
                <w:szCs w:val="18"/>
              </w:rPr>
              <w:t>BB-001-Ph_CuAAC</w:t>
            </w:r>
          </w:p>
        </w:tc>
        <w:tc>
          <w:tcPr>
            <w:tcW w:w="1100" w:type="dxa"/>
            <w:tcBorders>
              <w:top w:val="single" w:sz="1" w:space="0" w:color="BBBBBB"/>
              <w:left w:val="single" w:sz="1" w:space="0" w:color="BBBBBB"/>
              <w:bottom w:val="single" w:sz="1" w:space="0" w:color="BBBBBB"/>
              <w:right w:val="single" w:sz="1" w:space="0" w:color="BBBBBB"/>
            </w:tcBorders>
            <w:shd w:val="clear" w:color="auto" w:fill="E8F5E9"/>
            <w:tcMar>
              <w:top w:w="80" w:type="dxa"/>
              <w:left w:w="120" w:type="dxa"/>
              <w:bottom w:w="80" w:type="dxa"/>
              <w:right w:w="120" w:type="dxa"/>
            </w:tcMar>
          </w:tcPr>
          <w:p w14:paraId="57A10500" w14:textId="77777777" w:rsidR="00E10B08" w:rsidRDefault="00E10B08" w:rsidP="00326B94">
            <w:pPr>
              <w:jc w:val="center"/>
            </w:pPr>
            <w:r>
              <w:rPr>
                <w:b/>
                <w:bCs/>
                <w:sz w:val="18"/>
                <w:szCs w:val="18"/>
              </w:rPr>
              <w:t>CuAAC</w:t>
            </w:r>
          </w:p>
        </w:tc>
        <w:tc>
          <w:tcPr>
            <w:tcW w:w="1000" w:type="dxa"/>
            <w:tcBorders>
              <w:top w:val="single" w:sz="1" w:space="0" w:color="BBBBBB"/>
              <w:left w:val="single" w:sz="1" w:space="0" w:color="BBBBBB"/>
              <w:bottom w:val="single" w:sz="1" w:space="0" w:color="BBBBBB"/>
              <w:right w:val="single" w:sz="1" w:space="0" w:color="BBBBBB"/>
            </w:tcBorders>
            <w:shd w:val="clear" w:color="auto" w:fill="E8F5E9"/>
            <w:tcMar>
              <w:top w:w="80" w:type="dxa"/>
              <w:left w:w="120" w:type="dxa"/>
              <w:bottom w:w="80" w:type="dxa"/>
              <w:right w:w="120" w:type="dxa"/>
            </w:tcMar>
          </w:tcPr>
          <w:p w14:paraId="5749BBD9" w14:textId="77777777" w:rsidR="00E10B08" w:rsidRDefault="00E10B08" w:rsidP="00326B94">
            <w:pPr>
              <w:jc w:val="center"/>
            </w:pPr>
            <w:r>
              <w:rPr>
                <w:sz w:val="18"/>
                <w:szCs w:val="18"/>
              </w:rPr>
              <w:t>0.859</w:t>
            </w:r>
          </w:p>
        </w:tc>
        <w:tc>
          <w:tcPr>
            <w:tcW w:w="700" w:type="dxa"/>
            <w:tcBorders>
              <w:top w:val="single" w:sz="1" w:space="0" w:color="BBBBBB"/>
              <w:left w:val="single" w:sz="1" w:space="0" w:color="BBBBBB"/>
              <w:bottom w:val="single" w:sz="1" w:space="0" w:color="BBBBBB"/>
              <w:right w:val="single" w:sz="1" w:space="0" w:color="BBBBBB"/>
            </w:tcBorders>
            <w:shd w:val="clear" w:color="auto" w:fill="E8F5E9"/>
            <w:tcMar>
              <w:top w:w="80" w:type="dxa"/>
              <w:left w:w="120" w:type="dxa"/>
              <w:bottom w:w="80" w:type="dxa"/>
              <w:right w:w="120" w:type="dxa"/>
            </w:tcMar>
          </w:tcPr>
          <w:p w14:paraId="42B84E6C" w14:textId="77777777" w:rsidR="00E10B08" w:rsidRDefault="00E10B08" w:rsidP="00326B94">
            <w:pPr>
              <w:jc w:val="center"/>
            </w:pPr>
            <w:r>
              <w:rPr>
                <w:sz w:val="18"/>
                <w:szCs w:val="18"/>
              </w:rPr>
              <w:t>2</w:t>
            </w:r>
          </w:p>
        </w:tc>
        <w:tc>
          <w:tcPr>
            <w:tcW w:w="1000" w:type="dxa"/>
            <w:tcBorders>
              <w:top w:val="single" w:sz="1" w:space="0" w:color="BBBBBB"/>
              <w:left w:val="single" w:sz="1" w:space="0" w:color="BBBBBB"/>
              <w:bottom w:val="single" w:sz="1" w:space="0" w:color="BBBBBB"/>
              <w:right w:val="single" w:sz="1" w:space="0" w:color="BBBBBB"/>
            </w:tcBorders>
            <w:shd w:val="clear" w:color="auto" w:fill="E8F5E9"/>
            <w:tcMar>
              <w:top w:w="80" w:type="dxa"/>
              <w:left w:w="120" w:type="dxa"/>
              <w:bottom w:w="80" w:type="dxa"/>
              <w:right w:w="120" w:type="dxa"/>
            </w:tcMar>
          </w:tcPr>
          <w:p w14:paraId="33A54FDD" w14:textId="77777777" w:rsidR="00E10B08" w:rsidRDefault="00E10B08" w:rsidP="00326B94">
            <w:pPr>
              <w:jc w:val="center"/>
            </w:pPr>
            <w:r>
              <w:rPr>
                <w:sz w:val="18"/>
                <w:szCs w:val="18"/>
              </w:rPr>
              <w:t>0.859</w:t>
            </w:r>
          </w:p>
        </w:tc>
        <w:tc>
          <w:tcPr>
            <w:tcW w:w="700" w:type="dxa"/>
            <w:tcBorders>
              <w:top w:val="single" w:sz="1" w:space="0" w:color="BBBBBB"/>
              <w:left w:val="single" w:sz="1" w:space="0" w:color="BBBBBB"/>
              <w:bottom w:val="single" w:sz="1" w:space="0" w:color="BBBBBB"/>
              <w:right w:val="single" w:sz="1" w:space="0" w:color="BBBBBB"/>
            </w:tcBorders>
            <w:shd w:val="clear" w:color="auto" w:fill="E8F5E9"/>
            <w:tcMar>
              <w:top w:w="80" w:type="dxa"/>
              <w:left w:w="120" w:type="dxa"/>
              <w:bottom w:w="80" w:type="dxa"/>
              <w:right w:w="120" w:type="dxa"/>
            </w:tcMar>
          </w:tcPr>
          <w:p w14:paraId="67F5A7D3" w14:textId="77777777" w:rsidR="00E10B08" w:rsidRDefault="00E10B08" w:rsidP="00326B94">
            <w:pPr>
              <w:jc w:val="center"/>
            </w:pPr>
            <w:r>
              <w:rPr>
                <w:sz w:val="18"/>
                <w:szCs w:val="18"/>
              </w:rPr>
              <w:t>2</w:t>
            </w:r>
          </w:p>
        </w:tc>
        <w:tc>
          <w:tcPr>
            <w:tcW w:w="1000" w:type="dxa"/>
            <w:tcBorders>
              <w:top w:val="single" w:sz="1" w:space="0" w:color="BBBBBB"/>
              <w:left w:val="single" w:sz="1" w:space="0" w:color="BBBBBB"/>
              <w:bottom w:val="single" w:sz="1" w:space="0" w:color="BBBBBB"/>
              <w:right w:val="single" w:sz="1" w:space="0" w:color="BBBBBB"/>
            </w:tcBorders>
            <w:shd w:val="clear" w:color="auto" w:fill="E8F5E9"/>
            <w:tcMar>
              <w:top w:w="80" w:type="dxa"/>
              <w:left w:w="120" w:type="dxa"/>
              <w:bottom w:w="80" w:type="dxa"/>
              <w:right w:w="120" w:type="dxa"/>
            </w:tcMar>
          </w:tcPr>
          <w:p w14:paraId="563441FC" w14:textId="77777777" w:rsidR="00E10B08" w:rsidRDefault="00E10B08" w:rsidP="00326B94">
            <w:pPr>
              <w:jc w:val="center"/>
            </w:pPr>
            <w:r>
              <w:rPr>
                <w:sz w:val="18"/>
                <w:szCs w:val="18"/>
              </w:rPr>
              <w:t>0.798</w:t>
            </w:r>
          </w:p>
        </w:tc>
        <w:tc>
          <w:tcPr>
            <w:tcW w:w="960" w:type="dxa"/>
            <w:tcBorders>
              <w:top w:val="single" w:sz="1" w:space="0" w:color="BBBBBB"/>
              <w:left w:val="single" w:sz="1" w:space="0" w:color="BBBBBB"/>
              <w:bottom w:val="single" w:sz="1" w:space="0" w:color="BBBBBB"/>
              <w:right w:val="single" w:sz="1" w:space="0" w:color="BBBBBB"/>
            </w:tcBorders>
            <w:shd w:val="clear" w:color="auto" w:fill="E8F5E9"/>
            <w:tcMar>
              <w:top w:w="80" w:type="dxa"/>
              <w:left w:w="120" w:type="dxa"/>
              <w:bottom w:w="80" w:type="dxa"/>
              <w:right w:w="120" w:type="dxa"/>
            </w:tcMar>
          </w:tcPr>
          <w:p w14:paraId="2DD455D0" w14:textId="77777777" w:rsidR="00E10B08" w:rsidRDefault="00E10B08" w:rsidP="00326B94">
            <w:pPr>
              <w:jc w:val="center"/>
            </w:pPr>
            <w:r>
              <w:rPr>
                <w:sz w:val="18"/>
                <w:szCs w:val="18"/>
              </w:rPr>
              <w:t>2</w:t>
            </w:r>
          </w:p>
        </w:tc>
      </w:tr>
      <w:tr w:rsidR="00E10B08" w14:paraId="1A9E86B6" w14:textId="77777777" w:rsidTr="00326B94">
        <w:tc>
          <w:tcPr>
            <w:tcW w:w="1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819DF97" w14:textId="77777777" w:rsidR="00E10B08" w:rsidRDefault="00E10B08" w:rsidP="00326B94">
            <w:r>
              <w:rPr>
                <w:sz w:val="18"/>
                <w:szCs w:val="18"/>
              </w:rPr>
              <w:t>BB-003-4Cl_CuAAC</w:t>
            </w:r>
          </w:p>
        </w:tc>
        <w:tc>
          <w:tcPr>
            <w:tcW w:w="11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3A361C0" w14:textId="77777777" w:rsidR="00E10B08" w:rsidRDefault="00E10B08" w:rsidP="00326B94">
            <w:pPr>
              <w:jc w:val="center"/>
            </w:pPr>
            <w:r>
              <w:rPr>
                <w:sz w:val="18"/>
                <w:szCs w:val="18"/>
              </w:rPr>
              <w:t>CuAAC</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DE9B793" w14:textId="77777777" w:rsidR="00E10B08" w:rsidRDefault="00E10B08" w:rsidP="00326B94">
            <w:pPr>
              <w:jc w:val="center"/>
            </w:pPr>
            <w:r>
              <w:rPr>
                <w:sz w:val="18"/>
                <w:szCs w:val="18"/>
              </w:rPr>
              <w:t>0.752</w:t>
            </w:r>
          </w:p>
        </w:tc>
        <w:tc>
          <w:tcPr>
            <w:tcW w:w="7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A345E69" w14:textId="77777777" w:rsidR="00E10B08" w:rsidRDefault="00E10B08" w:rsidP="00326B94">
            <w:pPr>
              <w:jc w:val="center"/>
            </w:pPr>
            <w:r>
              <w:rPr>
                <w:sz w:val="18"/>
                <w:szCs w:val="18"/>
              </w:rPr>
              <w:t>3</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616E472" w14:textId="77777777" w:rsidR="00E10B08" w:rsidRDefault="00E10B08" w:rsidP="00326B94">
            <w:pPr>
              <w:jc w:val="center"/>
            </w:pPr>
            <w:r>
              <w:rPr>
                <w:sz w:val="18"/>
                <w:szCs w:val="18"/>
              </w:rPr>
              <w:t>0.717</w:t>
            </w:r>
          </w:p>
        </w:tc>
        <w:tc>
          <w:tcPr>
            <w:tcW w:w="7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746BE74" w14:textId="77777777" w:rsidR="00E10B08" w:rsidRDefault="00E10B08" w:rsidP="00326B94">
            <w:pPr>
              <w:jc w:val="center"/>
            </w:pPr>
            <w:r>
              <w:rPr>
                <w:sz w:val="18"/>
                <w:szCs w:val="18"/>
              </w:rPr>
              <w:t>5</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0056E8F" w14:textId="77777777" w:rsidR="00E10B08" w:rsidRDefault="00E10B08" w:rsidP="00326B94">
            <w:pPr>
              <w:jc w:val="center"/>
            </w:pPr>
            <w:r>
              <w:rPr>
                <w:sz w:val="18"/>
                <w:szCs w:val="18"/>
              </w:rPr>
              <w:t>0.661</w:t>
            </w:r>
          </w:p>
        </w:tc>
        <w:tc>
          <w:tcPr>
            <w:tcW w:w="9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B6F5F0F" w14:textId="77777777" w:rsidR="00E10B08" w:rsidRDefault="00E10B08" w:rsidP="00326B94">
            <w:pPr>
              <w:jc w:val="center"/>
            </w:pPr>
            <w:r>
              <w:rPr>
                <w:sz w:val="18"/>
                <w:szCs w:val="18"/>
              </w:rPr>
              <w:t>5</w:t>
            </w:r>
          </w:p>
        </w:tc>
      </w:tr>
      <w:tr w:rsidR="00E10B08" w14:paraId="6BC48BE3" w14:textId="77777777" w:rsidTr="00326B94">
        <w:tc>
          <w:tcPr>
            <w:tcW w:w="1900" w:type="dxa"/>
            <w:tcBorders>
              <w:top w:val="single" w:sz="1" w:space="0" w:color="BBBBBB"/>
              <w:left w:val="single" w:sz="1" w:space="0" w:color="BBBBBB"/>
              <w:bottom w:val="single" w:sz="1" w:space="0" w:color="BBBBBB"/>
              <w:right w:val="single" w:sz="1" w:space="0" w:color="BBBBBB"/>
            </w:tcBorders>
            <w:shd w:val="clear" w:color="auto" w:fill="FFF9C4"/>
            <w:tcMar>
              <w:top w:w="80" w:type="dxa"/>
              <w:left w:w="120" w:type="dxa"/>
              <w:bottom w:w="80" w:type="dxa"/>
              <w:right w:w="120" w:type="dxa"/>
            </w:tcMar>
          </w:tcPr>
          <w:p w14:paraId="4EA2B9CD" w14:textId="77777777" w:rsidR="00E10B08" w:rsidRDefault="00E10B08" w:rsidP="00326B94">
            <w:r>
              <w:rPr>
                <w:sz w:val="18"/>
                <w:szCs w:val="18"/>
              </w:rPr>
              <w:t>BB-004-4F_RuAAC</w:t>
            </w:r>
          </w:p>
        </w:tc>
        <w:tc>
          <w:tcPr>
            <w:tcW w:w="1100" w:type="dxa"/>
            <w:tcBorders>
              <w:top w:val="single" w:sz="1" w:space="0" w:color="BBBBBB"/>
              <w:left w:val="single" w:sz="1" w:space="0" w:color="BBBBBB"/>
              <w:bottom w:val="single" w:sz="1" w:space="0" w:color="BBBBBB"/>
              <w:right w:val="single" w:sz="1" w:space="0" w:color="BBBBBB"/>
            </w:tcBorders>
            <w:shd w:val="clear" w:color="auto" w:fill="FFF9C4"/>
            <w:tcMar>
              <w:top w:w="80" w:type="dxa"/>
              <w:left w:w="120" w:type="dxa"/>
              <w:bottom w:w="80" w:type="dxa"/>
              <w:right w:w="120" w:type="dxa"/>
            </w:tcMar>
          </w:tcPr>
          <w:p w14:paraId="53BEC477" w14:textId="77777777" w:rsidR="00E10B08" w:rsidRDefault="00E10B08" w:rsidP="00326B94">
            <w:pPr>
              <w:jc w:val="center"/>
            </w:pPr>
            <w:r>
              <w:rPr>
                <w:sz w:val="18"/>
                <w:szCs w:val="18"/>
              </w:rPr>
              <w:t>RuAAC</w:t>
            </w:r>
          </w:p>
        </w:tc>
        <w:tc>
          <w:tcPr>
            <w:tcW w:w="1000" w:type="dxa"/>
            <w:tcBorders>
              <w:top w:val="single" w:sz="1" w:space="0" w:color="BBBBBB"/>
              <w:left w:val="single" w:sz="1" w:space="0" w:color="BBBBBB"/>
              <w:bottom w:val="single" w:sz="1" w:space="0" w:color="BBBBBB"/>
              <w:right w:val="single" w:sz="1" w:space="0" w:color="BBBBBB"/>
            </w:tcBorders>
            <w:shd w:val="clear" w:color="auto" w:fill="FFF9C4"/>
            <w:tcMar>
              <w:top w:w="80" w:type="dxa"/>
              <w:left w:w="120" w:type="dxa"/>
              <w:bottom w:w="80" w:type="dxa"/>
              <w:right w:w="120" w:type="dxa"/>
            </w:tcMar>
          </w:tcPr>
          <w:p w14:paraId="5883DEA6" w14:textId="77777777" w:rsidR="00E10B08" w:rsidRDefault="00E10B08" w:rsidP="00326B94">
            <w:pPr>
              <w:jc w:val="center"/>
            </w:pPr>
            <w:r>
              <w:rPr>
                <w:sz w:val="18"/>
                <w:szCs w:val="18"/>
              </w:rPr>
              <w:t>0.730</w:t>
            </w:r>
          </w:p>
        </w:tc>
        <w:tc>
          <w:tcPr>
            <w:tcW w:w="700" w:type="dxa"/>
            <w:tcBorders>
              <w:top w:val="single" w:sz="1" w:space="0" w:color="BBBBBB"/>
              <w:left w:val="single" w:sz="1" w:space="0" w:color="BBBBBB"/>
              <w:bottom w:val="single" w:sz="1" w:space="0" w:color="BBBBBB"/>
              <w:right w:val="single" w:sz="1" w:space="0" w:color="BBBBBB"/>
            </w:tcBorders>
            <w:shd w:val="clear" w:color="auto" w:fill="FFF9C4"/>
            <w:tcMar>
              <w:top w:w="80" w:type="dxa"/>
              <w:left w:w="120" w:type="dxa"/>
              <w:bottom w:w="80" w:type="dxa"/>
              <w:right w:w="120" w:type="dxa"/>
            </w:tcMar>
          </w:tcPr>
          <w:p w14:paraId="560162D7" w14:textId="77777777" w:rsidR="00E10B08" w:rsidRDefault="00E10B08" w:rsidP="00326B94">
            <w:pPr>
              <w:jc w:val="center"/>
            </w:pPr>
            <w:r>
              <w:rPr>
                <w:sz w:val="18"/>
                <w:szCs w:val="18"/>
              </w:rPr>
              <w:t>4</w:t>
            </w:r>
          </w:p>
        </w:tc>
        <w:tc>
          <w:tcPr>
            <w:tcW w:w="1000" w:type="dxa"/>
            <w:tcBorders>
              <w:top w:val="single" w:sz="1" w:space="0" w:color="BBBBBB"/>
              <w:left w:val="single" w:sz="1" w:space="0" w:color="BBBBBB"/>
              <w:bottom w:val="single" w:sz="1" w:space="0" w:color="BBBBBB"/>
              <w:right w:val="single" w:sz="1" w:space="0" w:color="BBBBBB"/>
            </w:tcBorders>
            <w:shd w:val="clear" w:color="auto" w:fill="FFF9C4"/>
            <w:tcMar>
              <w:top w:w="80" w:type="dxa"/>
              <w:left w:w="120" w:type="dxa"/>
              <w:bottom w:w="80" w:type="dxa"/>
              <w:right w:w="120" w:type="dxa"/>
            </w:tcMar>
          </w:tcPr>
          <w:p w14:paraId="0E39B876" w14:textId="77777777" w:rsidR="00E10B08" w:rsidRDefault="00E10B08" w:rsidP="00326B94">
            <w:pPr>
              <w:jc w:val="center"/>
            </w:pPr>
            <w:r>
              <w:rPr>
                <w:sz w:val="18"/>
                <w:szCs w:val="18"/>
              </w:rPr>
              <w:t>0.806</w:t>
            </w:r>
          </w:p>
        </w:tc>
        <w:tc>
          <w:tcPr>
            <w:tcW w:w="700" w:type="dxa"/>
            <w:tcBorders>
              <w:top w:val="single" w:sz="1" w:space="0" w:color="BBBBBB"/>
              <w:left w:val="single" w:sz="1" w:space="0" w:color="BBBBBB"/>
              <w:bottom w:val="single" w:sz="1" w:space="0" w:color="BBBBBB"/>
              <w:right w:val="single" w:sz="1" w:space="0" w:color="BBBBBB"/>
            </w:tcBorders>
            <w:shd w:val="clear" w:color="auto" w:fill="FFF9C4"/>
            <w:tcMar>
              <w:top w:w="80" w:type="dxa"/>
              <w:left w:w="120" w:type="dxa"/>
              <w:bottom w:w="80" w:type="dxa"/>
              <w:right w:w="120" w:type="dxa"/>
            </w:tcMar>
          </w:tcPr>
          <w:p w14:paraId="57663EFD" w14:textId="77777777" w:rsidR="00E10B08" w:rsidRDefault="00E10B08" w:rsidP="00326B94">
            <w:pPr>
              <w:jc w:val="center"/>
            </w:pPr>
            <w:r>
              <w:rPr>
                <w:sz w:val="18"/>
                <w:szCs w:val="18"/>
              </w:rPr>
              <w:t>3</w:t>
            </w:r>
          </w:p>
        </w:tc>
        <w:tc>
          <w:tcPr>
            <w:tcW w:w="1000" w:type="dxa"/>
            <w:tcBorders>
              <w:top w:val="single" w:sz="1" w:space="0" w:color="BBBBBB"/>
              <w:left w:val="single" w:sz="1" w:space="0" w:color="BBBBBB"/>
              <w:bottom w:val="single" w:sz="1" w:space="0" w:color="BBBBBB"/>
              <w:right w:val="single" w:sz="1" w:space="0" w:color="BBBBBB"/>
            </w:tcBorders>
            <w:shd w:val="clear" w:color="auto" w:fill="FFF9C4"/>
            <w:tcMar>
              <w:top w:w="80" w:type="dxa"/>
              <w:left w:w="120" w:type="dxa"/>
              <w:bottom w:w="80" w:type="dxa"/>
              <w:right w:w="120" w:type="dxa"/>
            </w:tcMar>
          </w:tcPr>
          <w:p w14:paraId="088B4BA0" w14:textId="77777777" w:rsidR="00E10B08" w:rsidRDefault="00E10B08" w:rsidP="00326B94">
            <w:pPr>
              <w:jc w:val="center"/>
            </w:pPr>
            <w:r>
              <w:rPr>
                <w:sz w:val="18"/>
                <w:szCs w:val="18"/>
              </w:rPr>
              <w:t>0.787</w:t>
            </w:r>
          </w:p>
        </w:tc>
        <w:tc>
          <w:tcPr>
            <w:tcW w:w="960" w:type="dxa"/>
            <w:tcBorders>
              <w:top w:val="single" w:sz="1" w:space="0" w:color="BBBBBB"/>
              <w:left w:val="single" w:sz="1" w:space="0" w:color="BBBBBB"/>
              <w:bottom w:val="single" w:sz="1" w:space="0" w:color="BBBBBB"/>
              <w:right w:val="single" w:sz="1" w:space="0" w:color="BBBBBB"/>
            </w:tcBorders>
            <w:shd w:val="clear" w:color="auto" w:fill="FFF9C4"/>
            <w:tcMar>
              <w:top w:w="80" w:type="dxa"/>
              <w:left w:w="120" w:type="dxa"/>
              <w:bottom w:w="80" w:type="dxa"/>
              <w:right w:w="120" w:type="dxa"/>
            </w:tcMar>
          </w:tcPr>
          <w:p w14:paraId="62E0F930" w14:textId="77777777" w:rsidR="00E10B08" w:rsidRDefault="00E10B08" w:rsidP="00326B94">
            <w:pPr>
              <w:jc w:val="center"/>
            </w:pPr>
            <w:r>
              <w:rPr>
                <w:sz w:val="18"/>
                <w:szCs w:val="18"/>
              </w:rPr>
              <w:t>3</w:t>
            </w:r>
          </w:p>
        </w:tc>
      </w:tr>
      <w:tr w:rsidR="00E10B08" w14:paraId="5F8BF240" w14:textId="77777777" w:rsidTr="00326B94">
        <w:tc>
          <w:tcPr>
            <w:tcW w:w="1900" w:type="dxa"/>
            <w:tcBorders>
              <w:top w:val="single" w:sz="1" w:space="0" w:color="BBBBBB"/>
              <w:left w:val="single" w:sz="1" w:space="0" w:color="BBBBBB"/>
              <w:bottom w:val="single" w:sz="1" w:space="0" w:color="BBBBBB"/>
              <w:right w:val="single" w:sz="1" w:space="0" w:color="BBBBBB"/>
            </w:tcBorders>
            <w:shd w:val="clear" w:color="auto" w:fill="FFF9C4"/>
            <w:tcMar>
              <w:top w:w="80" w:type="dxa"/>
              <w:left w:w="120" w:type="dxa"/>
              <w:bottom w:w="80" w:type="dxa"/>
              <w:right w:w="120" w:type="dxa"/>
            </w:tcMar>
          </w:tcPr>
          <w:p w14:paraId="6E37816B" w14:textId="77777777" w:rsidR="00E10B08" w:rsidRDefault="00E10B08" w:rsidP="00326B94">
            <w:r>
              <w:rPr>
                <w:sz w:val="18"/>
                <w:szCs w:val="18"/>
              </w:rPr>
              <w:t>BB-001-Ph_RuAAC</w:t>
            </w:r>
          </w:p>
        </w:tc>
        <w:tc>
          <w:tcPr>
            <w:tcW w:w="1100" w:type="dxa"/>
            <w:tcBorders>
              <w:top w:val="single" w:sz="1" w:space="0" w:color="BBBBBB"/>
              <w:left w:val="single" w:sz="1" w:space="0" w:color="BBBBBB"/>
              <w:bottom w:val="single" w:sz="1" w:space="0" w:color="BBBBBB"/>
              <w:right w:val="single" w:sz="1" w:space="0" w:color="BBBBBB"/>
            </w:tcBorders>
            <w:shd w:val="clear" w:color="auto" w:fill="FFF9C4"/>
            <w:tcMar>
              <w:top w:w="80" w:type="dxa"/>
              <w:left w:w="120" w:type="dxa"/>
              <w:bottom w:w="80" w:type="dxa"/>
              <w:right w:w="120" w:type="dxa"/>
            </w:tcMar>
          </w:tcPr>
          <w:p w14:paraId="626CCCBF" w14:textId="77777777" w:rsidR="00E10B08" w:rsidRDefault="00E10B08" w:rsidP="00326B94">
            <w:pPr>
              <w:jc w:val="center"/>
            </w:pPr>
            <w:r>
              <w:rPr>
                <w:sz w:val="18"/>
                <w:szCs w:val="18"/>
              </w:rPr>
              <w:t>RuAAC</w:t>
            </w:r>
          </w:p>
        </w:tc>
        <w:tc>
          <w:tcPr>
            <w:tcW w:w="1000" w:type="dxa"/>
            <w:tcBorders>
              <w:top w:val="single" w:sz="1" w:space="0" w:color="BBBBBB"/>
              <w:left w:val="single" w:sz="1" w:space="0" w:color="BBBBBB"/>
              <w:bottom w:val="single" w:sz="1" w:space="0" w:color="BBBBBB"/>
              <w:right w:val="single" w:sz="1" w:space="0" w:color="BBBBBB"/>
            </w:tcBorders>
            <w:shd w:val="clear" w:color="auto" w:fill="FFF9C4"/>
            <w:tcMar>
              <w:top w:w="80" w:type="dxa"/>
              <w:left w:w="120" w:type="dxa"/>
              <w:bottom w:w="80" w:type="dxa"/>
              <w:right w:w="120" w:type="dxa"/>
            </w:tcMar>
          </w:tcPr>
          <w:p w14:paraId="02F7A45E" w14:textId="77777777" w:rsidR="00E10B08" w:rsidRDefault="00E10B08" w:rsidP="00326B94">
            <w:pPr>
              <w:jc w:val="center"/>
            </w:pPr>
            <w:r>
              <w:rPr>
                <w:sz w:val="18"/>
                <w:szCs w:val="18"/>
              </w:rPr>
              <w:t>0.684</w:t>
            </w:r>
          </w:p>
        </w:tc>
        <w:tc>
          <w:tcPr>
            <w:tcW w:w="700" w:type="dxa"/>
            <w:tcBorders>
              <w:top w:val="single" w:sz="1" w:space="0" w:color="BBBBBB"/>
              <w:left w:val="single" w:sz="1" w:space="0" w:color="BBBBBB"/>
              <w:bottom w:val="single" w:sz="1" w:space="0" w:color="BBBBBB"/>
              <w:right w:val="single" w:sz="1" w:space="0" w:color="BBBBBB"/>
            </w:tcBorders>
            <w:shd w:val="clear" w:color="auto" w:fill="FFF9C4"/>
            <w:tcMar>
              <w:top w:w="80" w:type="dxa"/>
              <w:left w:w="120" w:type="dxa"/>
              <w:bottom w:w="80" w:type="dxa"/>
              <w:right w:w="120" w:type="dxa"/>
            </w:tcMar>
          </w:tcPr>
          <w:p w14:paraId="7169499E" w14:textId="77777777" w:rsidR="00E10B08" w:rsidRDefault="00E10B08" w:rsidP="00326B94">
            <w:pPr>
              <w:jc w:val="center"/>
            </w:pPr>
            <w:r>
              <w:rPr>
                <w:sz w:val="18"/>
                <w:szCs w:val="18"/>
              </w:rPr>
              <w:t>5</w:t>
            </w:r>
          </w:p>
        </w:tc>
        <w:tc>
          <w:tcPr>
            <w:tcW w:w="1000" w:type="dxa"/>
            <w:tcBorders>
              <w:top w:val="single" w:sz="1" w:space="0" w:color="BBBBBB"/>
              <w:left w:val="single" w:sz="1" w:space="0" w:color="BBBBBB"/>
              <w:bottom w:val="single" w:sz="1" w:space="0" w:color="BBBBBB"/>
              <w:right w:val="single" w:sz="1" w:space="0" w:color="BBBBBB"/>
            </w:tcBorders>
            <w:shd w:val="clear" w:color="auto" w:fill="FFF9C4"/>
            <w:tcMar>
              <w:top w:w="80" w:type="dxa"/>
              <w:left w:w="120" w:type="dxa"/>
              <w:bottom w:w="80" w:type="dxa"/>
              <w:right w:w="120" w:type="dxa"/>
            </w:tcMar>
          </w:tcPr>
          <w:p w14:paraId="6F3A1754" w14:textId="77777777" w:rsidR="00E10B08" w:rsidRDefault="00E10B08" w:rsidP="00326B94">
            <w:pPr>
              <w:jc w:val="center"/>
            </w:pPr>
            <w:r>
              <w:rPr>
                <w:sz w:val="18"/>
                <w:szCs w:val="18"/>
              </w:rPr>
              <w:t>0.774</w:t>
            </w:r>
          </w:p>
        </w:tc>
        <w:tc>
          <w:tcPr>
            <w:tcW w:w="700" w:type="dxa"/>
            <w:tcBorders>
              <w:top w:val="single" w:sz="1" w:space="0" w:color="BBBBBB"/>
              <w:left w:val="single" w:sz="1" w:space="0" w:color="BBBBBB"/>
              <w:bottom w:val="single" w:sz="1" w:space="0" w:color="BBBBBB"/>
              <w:right w:val="single" w:sz="1" w:space="0" w:color="BBBBBB"/>
            </w:tcBorders>
            <w:shd w:val="clear" w:color="auto" w:fill="FFF9C4"/>
            <w:tcMar>
              <w:top w:w="80" w:type="dxa"/>
              <w:left w:w="120" w:type="dxa"/>
              <w:bottom w:w="80" w:type="dxa"/>
              <w:right w:w="120" w:type="dxa"/>
            </w:tcMar>
          </w:tcPr>
          <w:p w14:paraId="229DD5B2" w14:textId="77777777" w:rsidR="00E10B08" w:rsidRDefault="00E10B08" w:rsidP="00326B94">
            <w:pPr>
              <w:jc w:val="center"/>
            </w:pPr>
            <w:r>
              <w:rPr>
                <w:sz w:val="18"/>
                <w:szCs w:val="18"/>
              </w:rPr>
              <w:t>4</w:t>
            </w:r>
          </w:p>
        </w:tc>
        <w:tc>
          <w:tcPr>
            <w:tcW w:w="1000" w:type="dxa"/>
            <w:tcBorders>
              <w:top w:val="single" w:sz="1" w:space="0" w:color="BBBBBB"/>
              <w:left w:val="single" w:sz="1" w:space="0" w:color="BBBBBB"/>
              <w:bottom w:val="single" w:sz="1" w:space="0" w:color="BBBBBB"/>
              <w:right w:val="single" w:sz="1" w:space="0" w:color="BBBBBB"/>
            </w:tcBorders>
            <w:shd w:val="clear" w:color="auto" w:fill="FFF9C4"/>
            <w:tcMar>
              <w:top w:w="80" w:type="dxa"/>
              <w:left w:w="120" w:type="dxa"/>
              <w:bottom w:w="80" w:type="dxa"/>
              <w:right w:w="120" w:type="dxa"/>
            </w:tcMar>
          </w:tcPr>
          <w:p w14:paraId="1C1BE1F6" w14:textId="77777777" w:rsidR="00E10B08" w:rsidRDefault="00E10B08" w:rsidP="00326B94">
            <w:pPr>
              <w:jc w:val="center"/>
            </w:pPr>
            <w:r>
              <w:rPr>
                <w:sz w:val="18"/>
                <w:szCs w:val="18"/>
              </w:rPr>
              <w:t>0.774</w:t>
            </w:r>
          </w:p>
        </w:tc>
        <w:tc>
          <w:tcPr>
            <w:tcW w:w="960" w:type="dxa"/>
            <w:tcBorders>
              <w:top w:val="single" w:sz="1" w:space="0" w:color="BBBBBB"/>
              <w:left w:val="single" w:sz="1" w:space="0" w:color="BBBBBB"/>
              <w:bottom w:val="single" w:sz="1" w:space="0" w:color="BBBBBB"/>
              <w:right w:val="single" w:sz="1" w:space="0" w:color="BBBBBB"/>
            </w:tcBorders>
            <w:shd w:val="clear" w:color="auto" w:fill="FFF9C4"/>
            <w:tcMar>
              <w:top w:w="80" w:type="dxa"/>
              <w:left w:w="120" w:type="dxa"/>
              <w:bottom w:w="80" w:type="dxa"/>
              <w:right w:w="120" w:type="dxa"/>
            </w:tcMar>
          </w:tcPr>
          <w:p w14:paraId="74B85B1A" w14:textId="77777777" w:rsidR="00E10B08" w:rsidRDefault="00E10B08" w:rsidP="00326B94">
            <w:pPr>
              <w:jc w:val="center"/>
            </w:pPr>
            <w:r>
              <w:rPr>
                <w:sz w:val="18"/>
                <w:szCs w:val="18"/>
              </w:rPr>
              <w:t>4</w:t>
            </w:r>
          </w:p>
        </w:tc>
      </w:tr>
      <w:tr w:rsidR="00E10B08" w14:paraId="04AF289E" w14:textId="77777777" w:rsidTr="00326B94">
        <w:tc>
          <w:tcPr>
            <w:tcW w:w="1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6D95A31" w14:textId="77777777" w:rsidR="00E10B08" w:rsidRDefault="00E10B08" w:rsidP="00326B94">
            <w:r>
              <w:rPr>
                <w:sz w:val="18"/>
                <w:szCs w:val="18"/>
              </w:rPr>
              <w:t>BB-007-Pyridine_CuAAC</w:t>
            </w:r>
          </w:p>
        </w:tc>
        <w:tc>
          <w:tcPr>
            <w:tcW w:w="11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B65D495" w14:textId="77777777" w:rsidR="00E10B08" w:rsidRDefault="00E10B08" w:rsidP="00326B94">
            <w:pPr>
              <w:jc w:val="center"/>
            </w:pPr>
            <w:r>
              <w:rPr>
                <w:sz w:val="18"/>
                <w:szCs w:val="18"/>
              </w:rPr>
              <w:t>CuAAC</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C99163E" w14:textId="77777777" w:rsidR="00E10B08" w:rsidRDefault="00E10B08" w:rsidP="00326B94">
            <w:pPr>
              <w:jc w:val="center"/>
            </w:pPr>
            <w:r>
              <w:rPr>
                <w:sz w:val="18"/>
                <w:szCs w:val="18"/>
              </w:rPr>
              <w:t>0.582</w:t>
            </w:r>
          </w:p>
        </w:tc>
        <w:tc>
          <w:tcPr>
            <w:tcW w:w="7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7F7389E" w14:textId="77777777" w:rsidR="00E10B08" w:rsidRDefault="00E10B08" w:rsidP="00326B94">
            <w:pPr>
              <w:jc w:val="center"/>
            </w:pPr>
            <w:r>
              <w:rPr>
                <w:sz w:val="18"/>
                <w:szCs w:val="18"/>
              </w:rPr>
              <w:t>6</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243D50D" w14:textId="77777777" w:rsidR="00E10B08" w:rsidRDefault="00E10B08" w:rsidP="00326B94">
            <w:pPr>
              <w:jc w:val="center"/>
            </w:pPr>
            <w:r>
              <w:rPr>
                <w:sz w:val="18"/>
                <w:szCs w:val="18"/>
              </w:rPr>
              <w:t>0.545</w:t>
            </w:r>
          </w:p>
        </w:tc>
        <w:tc>
          <w:tcPr>
            <w:tcW w:w="7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F510A6B" w14:textId="77777777" w:rsidR="00E10B08" w:rsidRDefault="00E10B08" w:rsidP="00326B94">
            <w:pPr>
              <w:jc w:val="center"/>
            </w:pPr>
            <w:r>
              <w:rPr>
                <w:sz w:val="18"/>
                <w:szCs w:val="18"/>
              </w:rPr>
              <w:t>6</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3099BA4" w14:textId="77777777" w:rsidR="00E10B08" w:rsidRDefault="00E10B08" w:rsidP="00326B94">
            <w:pPr>
              <w:jc w:val="center"/>
            </w:pPr>
            <w:r>
              <w:rPr>
                <w:sz w:val="18"/>
                <w:szCs w:val="18"/>
              </w:rPr>
              <w:t>0.501</w:t>
            </w:r>
          </w:p>
        </w:tc>
        <w:tc>
          <w:tcPr>
            <w:tcW w:w="9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2A4BB39" w14:textId="77777777" w:rsidR="00E10B08" w:rsidRDefault="00E10B08" w:rsidP="00326B94">
            <w:pPr>
              <w:jc w:val="center"/>
            </w:pPr>
            <w:r>
              <w:rPr>
                <w:sz w:val="18"/>
                <w:szCs w:val="18"/>
              </w:rPr>
              <w:t>7</w:t>
            </w:r>
          </w:p>
        </w:tc>
      </w:tr>
      <w:tr w:rsidR="00E10B08" w14:paraId="5D440CDD" w14:textId="77777777" w:rsidTr="00326B94">
        <w:tc>
          <w:tcPr>
            <w:tcW w:w="1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EB5DDA3" w14:textId="77777777" w:rsidR="00E10B08" w:rsidRDefault="00E10B08" w:rsidP="00326B94">
            <w:r>
              <w:rPr>
                <w:sz w:val="18"/>
                <w:szCs w:val="18"/>
              </w:rPr>
              <w:t>BB-008-Furan_CuAAC</w:t>
            </w:r>
          </w:p>
        </w:tc>
        <w:tc>
          <w:tcPr>
            <w:tcW w:w="11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2049571" w14:textId="77777777" w:rsidR="00E10B08" w:rsidRDefault="00E10B08" w:rsidP="00326B94">
            <w:pPr>
              <w:jc w:val="center"/>
            </w:pPr>
            <w:r>
              <w:rPr>
                <w:sz w:val="18"/>
                <w:szCs w:val="18"/>
              </w:rPr>
              <w:t>CuAAC</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4E5D56E" w14:textId="77777777" w:rsidR="00E10B08" w:rsidRDefault="00E10B08" w:rsidP="00326B94">
            <w:pPr>
              <w:jc w:val="center"/>
            </w:pPr>
            <w:r>
              <w:rPr>
                <w:sz w:val="18"/>
                <w:szCs w:val="18"/>
              </w:rPr>
              <w:t>0.512</w:t>
            </w:r>
          </w:p>
        </w:tc>
        <w:tc>
          <w:tcPr>
            <w:tcW w:w="7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039E4CF" w14:textId="77777777" w:rsidR="00E10B08" w:rsidRDefault="00E10B08" w:rsidP="00326B94">
            <w:pPr>
              <w:jc w:val="center"/>
            </w:pPr>
            <w:r>
              <w:rPr>
                <w:sz w:val="18"/>
                <w:szCs w:val="18"/>
              </w:rPr>
              <w:t>7</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80B98D0" w14:textId="77777777" w:rsidR="00E10B08" w:rsidRDefault="00E10B08" w:rsidP="00326B94">
            <w:pPr>
              <w:jc w:val="center"/>
            </w:pPr>
            <w:r>
              <w:rPr>
                <w:sz w:val="18"/>
                <w:szCs w:val="18"/>
              </w:rPr>
              <w:t>0.454</w:t>
            </w:r>
          </w:p>
        </w:tc>
        <w:tc>
          <w:tcPr>
            <w:tcW w:w="7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FF24592" w14:textId="77777777" w:rsidR="00E10B08" w:rsidRDefault="00E10B08" w:rsidP="00326B94">
            <w:pPr>
              <w:jc w:val="center"/>
            </w:pPr>
            <w:r>
              <w:rPr>
                <w:sz w:val="18"/>
                <w:szCs w:val="18"/>
              </w:rPr>
              <w:t>8</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C63BBFD" w14:textId="77777777" w:rsidR="00E10B08" w:rsidRDefault="00E10B08" w:rsidP="00326B94">
            <w:pPr>
              <w:jc w:val="center"/>
            </w:pPr>
            <w:r>
              <w:rPr>
                <w:sz w:val="18"/>
                <w:szCs w:val="18"/>
              </w:rPr>
              <w:t>0.420</w:t>
            </w:r>
          </w:p>
        </w:tc>
        <w:tc>
          <w:tcPr>
            <w:tcW w:w="9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92FE3D4" w14:textId="77777777" w:rsidR="00E10B08" w:rsidRDefault="00E10B08" w:rsidP="00326B94">
            <w:pPr>
              <w:jc w:val="center"/>
            </w:pPr>
            <w:r>
              <w:rPr>
                <w:sz w:val="18"/>
                <w:szCs w:val="18"/>
              </w:rPr>
              <w:t>8</w:t>
            </w:r>
          </w:p>
        </w:tc>
      </w:tr>
      <w:tr w:rsidR="00E10B08" w14:paraId="6DF82F8F" w14:textId="77777777" w:rsidTr="00326B94">
        <w:tc>
          <w:tcPr>
            <w:tcW w:w="1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6AE53C1" w14:textId="77777777" w:rsidR="00E10B08" w:rsidRDefault="00E10B08" w:rsidP="00326B94">
            <w:r>
              <w:rPr>
                <w:sz w:val="18"/>
                <w:szCs w:val="18"/>
              </w:rPr>
              <w:t>BB-003-4Cl_RuAAC</w:t>
            </w:r>
          </w:p>
        </w:tc>
        <w:tc>
          <w:tcPr>
            <w:tcW w:w="11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8CFC1F2" w14:textId="77777777" w:rsidR="00E10B08" w:rsidRDefault="00E10B08" w:rsidP="00326B94">
            <w:pPr>
              <w:jc w:val="center"/>
            </w:pPr>
            <w:r>
              <w:rPr>
                <w:sz w:val="18"/>
                <w:szCs w:val="18"/>
              </w:rPr>
              <w:t>RuAAC</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550288C" w14:textId="77777777" w:rsidR="00E10B08" w:rsidRDefault="00E10B08" w:rsidP="00326B94">
            <w:pPr>
              <w:jc w:val="center"/>
            </w:pPr>
            <w:r>
              <w:rPr>
                <w:sz w:val="18"/>
                <w:szCs w:val="18"/>
              </w:rPr>
              <w:t>0.451</w:t>
            </w:r>
          </w:p>
        </w:tc>
        <w:tc>
          <w:tcPr>
            <w:tcW w:w="7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F304F36" w14:textId="77777777" w:rsidR="00E10B08" w:rsidRDefault="00E10B08" w:rsidP="00326B94">
            <w:pPr>
              <w:jc w:val="center"/>
            </w:pPr>
            <w:r>
              <w:rPr>
                <w:sz w:val="18"/>
                <w:szCs w:val="18"/>
              </w:rPr>
              <w:t>8</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B5BA7FA" w14:textId="77777777" w:rsidR="00E10B08" w:rsidRDefault="00E10B08" w:rsidP="00326B94">
            <w:pPr>
              <w:jc w:val="center"/>
            </w:pPr>
            <w:r>
              <w:rPr>
                <w:sz w:val="18"/>
                <w:szCs w:val="18"/>
              </w:rPr>
              <w:t>0.506</w:t>
            </w:r>
          </w:p>
        </w:tc>
        <w:tc>
          <w:tcPr>
            <w:tcW w:w="7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6480819" w14:textId="77777777" w:rsidR="00E10B08" w:rsidRDefault="00E10B08" w:rsidP="00326B94">
            <w:pPr>
              <w:jc w:val="center"/>
            </w:pPr>
            <w:r>
              <w:rPr>
                <w:sz w:val="18"/>
                <w:szCs w:val="18"/>
              </w:rPr>
              <w:t>7</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46B7E99" w14:textId="77777777" w:rsidR="00E10B08" w:rsidRDefault="00E10B08" w:rsidP="00326B94">
            <w:pPr>
              <w:jc w:val="center"/>
            </w:pPr>
            <w:r>
              <w:rPr>
                <w:sz w:val="18"/>
                <w:szCs w:val="18"/>
              </w:rPr>
              <w:t>0.521</w:t>
            </w:r>
          </w:p>
        </w:tc>
        <w:tc>
          <w:tcPr>
            <w:tcW w:w="9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AE4936A" w14:textId="77777777" w:rsidR="00E10B08" w:rsidRDefault="00E10B08" w:rsidP="00326B94">
            <w:pPr>
              <w:jc w:val="center"/>
            </w:pPr>
            <w:r>
              <w:rPr>
                <w:sz w:val="18"/>
                <w:szCs w:val="18"/>
              </w:rPr>
              <w:t>6</w:t>
            </w:r>
          </w:p>
        </w:tc>
      </w:tr>
      <w:tr w:rsidR="00E10B08" w14:paraId="2DDA4DA0" w14:textId="77777777" w:rsidTr="00326B94">
        <w:tc>
          <w:tcPr>
            <w:tcW w:w="1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54569EC" w14:textId="77777777" w:rsidR="00E10B08" w:rsidRDefault="00E10B08" w:rsidP="00326B94">
            <w:r>
              <w:rPr>
                <w:sz w:val="18"/>
                <w:szCs w:val="18"/>
              </w:rPr>
              <w:t>BB-008-Furan_RuAAC</w:t>
            </w:r>
          </w:p>
        </w:tc>
        <w:tc>
          <w:tcPr>
            <w:tcW w:w="11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2FD6F02" w14:textId="77777777" w:rsidR="00E10B08" w:rsidRDefault="00E10B08" w:rsidP="00326B94">
            <w:pPr>
              <w:jc w:val="center"/>
            </w:pPr>
            <w:r>
              <w:rPr>
                <w:sz w:val="18"/>
                <w:szCs w:val="18"/>
              </w:rPr>
              <w:t>RuAAC</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F986543" w14:textId="77777777" w:rsidR="00E10B08" w:rsidRDefault="00E10B08" w:rsidP="00326B94">
            <w:pPr>
              <w:jc w:val="center"/>
            </w:pPr>
            <w:r>
              <w:rPr>
                <w:sz w:val="18"/>
                <w:szCs w:val="18"/>
              </w:rPr>
              <w:t>0.344</w:t>
            </w:r>
          </w:p>
        </w:tc>
        <w:tc>
          <w:tcPr>
            <w:tcW w:w="7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4718465" w14:textId="77777777" w:rsidR="00E10B08" w:rsidRDefault="00E10B08" w:rsidP="00326B94">
            <w:pPr>
              <w:jc w:val="center"/>
            </w:pPr>
            <w:r>
              <w:rPr>
                <w:sz w:val="18"/>
                <w:szCs w:val="18"/>
              </w:rPr>
              <w:t>9</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1F0F45B" w14:textId="77777777" w:rsidR="00E10B08" w:rsidRDefault="00E10B08" w:rsidP="00326B94">
            <w:pPr>
              <w:jc w:val="center"/>
            </w:pPr>
            <w:r>
              <w:rPr>
                <w:sz w:val="18"/>
                <w:szCs w:val="18"/>
              </w:rPr>
              <w:t>0.375</w:t>
            </w:r>
          </w:p>
        </w:tc>
        <w:tc>
          <w:tcPr>
            <w:tcW w:w="7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3DAFC7C" w14:textId="77777777" w:rsidR="00E10B08" w:rsidRDefault="00E10B08" w:rsidP="00326B94">
            <w:pPr>
              <w:jc w:val="center"/>
            </w:pPr>
            <w:r>
              <w:rPr>
                <w:sz w:val="18"/>
                <w:szCs w:val="18"/>
              </w:rPr>
              <w:t>9</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314E813" w14:textId="77777777" w:rsidR="00E10B08" w:rsidRDefault="00E10B08" w:rsidP="00326B94">
            <w:pPr>
              <w:jc w:val="center"/>
            </w:pPr>
            <w:r>
              <w:rPr>
                <w:sz w:val="18"/>
                <w:szCs w:val="18"/>
              </w:rPr>
              <w:t>0.389</w:t>
            </w:r>
          </w:p>
        </w:tc>
        <w:tc>
          <w:tcPr>
            <w:tcW w:w="9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418289A" w14:textId="77777777" w:rsidR="00E10B08" w:rsidRDefault="00E10B08" w:rsidP="00326B94">
            <w:pPr>
              <w:jc w:val="center"/>
            </w:pPr>
            <w:r>
              <w:rPr>
                <w:sz w:val="18"/>
                <w:szCs w:val="18"/>
              </w:rPr>
              <w:t>9</w:t>
            </w:r>
          </w:p>
        </w:tc>
      </w:tr>
      <w:tr w:rsidR="00E10B08" w14:paraId="5A604645" w14:textId="77777777" w:rsidTr="00326B94">
        <w:tc>
          <w:tcPr>
            <w:tcW w:w="1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AE0B703" w14:textId="77777777" w:rsidR="00E10B08" w:rsidRDefault="00E10B08" w:rsidP="00326B94">
            <w:r>
              <w:rPr>
                <w:sz w:val="18"/>
                <w:szCs w:val="18"/>
              </w:rPr>
              <w:t>BB-007-Pyridine_RuAAC</w:t>
            </w:r>
          </w:p>
        </w:tc>
        <w:tc>
          <w:tcPr>
            <w:tcW w:w="11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9D9B74C" w14:textId="77777777" w:rsidR="00E10B08" w:rsidRDefault="00E10B08" w:rsidP="00326B94">
            <w:pPr>
              <w:jc w:val="center"/>
            </w:pPr>
            <w:r>
              <w:rPr>
                <w:sz w:val="18"/>
                <w:szCs w:val="18"/>
              </w:rPr>
              <w:t>RuAAC</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059A3D9" w14:textId="77777777" w:rsidR="00E10B08" w:rsidRDefault="00E10B08" w:rsidP="00326B94">
            <w:pPr>
              <w:jc w:val="center"/>
            </w:pPr>
            <w:r>
              <w:rPr>
                <w:sz w:val="18"/>
                <w:szCs w:val="18"/>
              </w:rPr>
              <w:t>0.322</w:t>
            </w:r>
          </w:p>
        </w:tc>
        <w:tc>
          <w:tcPr>
            <w:tcW w:w="7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9EF6904" w14:textId="77777777" w:rsidR="00E10B08" w:rsidRDefault="00E10B08" w:rsidP="00326B94">
            <w:pPr>
              <w:jc w:val="center"/>
            </w:pPr>
            <w:r>
              <w:rPr>
                <w:sz w:val="18"/>
                <w:szCs w:val="18"/>
              </w:rPr>
              <w:t>10</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09C863C" w14:textId="77777777" w:rsidR="00E10B08" w:rsidRDefault="00E10B08" w:rsidP="00326B94">
            <w:pPr>
              <w:jc w:val="center"/>
            </w:pPr>
            <w:r>
              <w:rPr>
                <w:sz w:val="18"/>
                <w:szCs w:val="18"/>
              </w:rPr>
              <w:t>0.374</w:t>
            </w:r>
          </w:p>
        </w:tc>
        <w:tc>
          <w:tcPr>
            <w:tcW w:w="7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FD69476" w14:textId="77777777" w:rsidR="00E10B08" w:rsidRDefault="00E10B08" w:rsidP="00326B94">
            <w:pPr>
              <w:jc w:val="center"/>
            </w:pPr>
            <w:r>
              <w:rPr>
                <w:sz w:val="18"/>
                <w:szCs w:val="18"/>
              </w:rPr>
              <w:t>10</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60A5A44" w14:textId="77777777" w:rsidR="00E10B08" w:rsidRDefault="00E10B08" w:rsidP="00326B94">
            <w:pPr>
              <w:jc w:val="center"/>
            </w:pPr>
            <w:r>
              <w:rPr>
                <w:sz w:val="18"/>
                <w:szCs w:val="18"/>
              </w:rPr>
              <w:t>0.374</w:t>
            </w:r>
          </w:p>
        </w:tc>
        <w:tc>
          <w:tcPr>
            <w:tcW w:w="9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635D606" w14:textId="77777777" w:rsidR="00E10B08" w:rsidRDefault="00E10B08" w:rsidP="00326B94">
            <w:pPr>
              <w:jc w:val="center"/>
            </w:pPr>
            <w:r>
              <w:rPr>
                <w:sz w:val="18"/>
                <w:szCs w:val="18"/>
              </w:rPr>
              <w:t>10</w:t>
            </w:r>
          </w:p>
        </w:tc>
      </w:tr>
      <w:tr w:rsidR="00E10B08" w14:paraId="5FA0DF7B" w14:textId="77777777" w:rsidTr="00326B94">
        <w:tc>
          <w:tcPr>
            <w:tcW w:w="1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A74B7B5" w14:textId="77777777" w:rsidR="00E10B08" w:rsidRDefault="00E10B08" w:rsidP="00326B94">
            <w:r>
              <w:rPr>
                <w:sz w:val="18"/>
                <w:szCs w:val="18"/>
              </w:rPr>
              <w:t>BB-002-4OMe_CuAAC</w:t>
            </w:r>
          </w:p>
        </w:tc>
        <w:tc>
          <w:tcPr>
            <w:tcW w:w="11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AB87126" w14:textId="77777777" w:rsidR="00E10B08" w:rsidRDefault="00E10B08" w:rsidP="00326B94">
            <w:pPr>
              <w:jc w:val="center"/>
            </w:pPr>
            <w:r>
              <w:rPr>
                <w:sz w:val="18"/>
                <w:szCs w:val="18"/>
              </w:rPr>
              <w:t>CuAAC</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0D982D8" w14:textId="77777777" w:rsidR="00E10B08" w:rsidRDefault="00E10B08" w:rsidP="00326B94">
            <w:pPr>
              <w:jc w:val="center"/>
            </w:pPr>
            <w:r>
              <w:rPr>
                <w:sz w:val="18"/>
                <w:szCs w:val="18"/>
              </w:rPr>
              <w:t>0.309</w:t>
            </w:r>
          </w:p>
        </w:tc>
        <w:tc>
          <w:tcPr>
            <w:tcW w:w="7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37D4940" w14:textId="77777777" w:rsidR="00E10B08" w:rsidRDefault="00E10B08" w:rsidP="00326B94">
            <w:pPr>
              <w:jc w:val="center"/>
            </w:pPr>
            <w:r>
              <w:rPr>
                <w:sz w:val="18"/>
                <w:szCs w:val="18"/>
              </w:rPr>
              <w:t>11</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86FD93E" w14:textId="77777777" w:rsidR="00E10B08" w:rsidRDefault="00E10B08" w:rsidP="00326B94">
            <w:pPr>
              <w:jc w:val="center"/>
            </w:pPr>
            <w:r>
              <w:rPr>
                <w:sz w:val="18"/>
                <w:szCs w:val="18"/>
              </w:rPr>
              <w:t>0.220</w:t>
            </w:r>
          </w:p>
        </w:tc>
        <w:tc>
          <w:tcPr>
            <w:tcW w:w="7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5EDFF52" w14:textId="77777777" w:rsidR="00E10B08" w:rsidRDefault="00E10B08" w:rsidP="00326B94">
            <w:pPr>
              <w:jc w:val="center"/>
            </w:pPr>
            <w:r>
              <w:rPr>
                <w:sz w:val="18"/>
                <w:szCs w:val="18"/>
              </w:rPr>
              <w:t>12</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668BC37" w14:textId="77777777" w:rsidR="00E10B08" w:rsidRDefault="00E10B08" w:rsidP="00326B94">
            <w:pPr>
              <w:jc w:val="center"/>
            </w:pPr>
            <w:r>
              <w:rPr>
                <w:sz w:val="18"/>
                <w:szCs w:val="18"/>
              </w:rPr>
              <w:t>0.185</w:t>
            </w:r>
          </w:p>
        </w:tc>
        <w:tc>
          <w:tcPr>
            <w:tcW w:w="9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B095222" w14:textId="77777777" w:rsidR="00E10B08" w:rsidRDefault="00E10B08" w:rsidP="00326B94">
            <w:pPr>
              <w:jc w:val="center"/>
            </w:pPr>
            <w:r>
              <w:rPr>
                <w:sz w:val="18"/>
                <w:szCs w:val="18"/>
              </w:rPr>
              <w:t>12</w:t>
            </w:r>
          </w:p>
        </w:tc>
      </w:tr>
      <w:tr w:rsidR="00E10B08" w14:paraId="1D542FFD" w14:textId="77777777" w:rsidTr="00326B94">
        <w:tc>
          <w:tcPr>
            <w:tcW w:w="1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9AA58B6" w14:textId="77777777" w:rsidR="00E10B08" w:rsidRDefault="00E10B08" w:rsidP="00326B94">
            <w:r>
              <w:rPr>
                <w:sz w:val="18"/>
                <w:szCs w:val="18"/>
              </w:rPr>
              <w:t>BB-005-3Br_CuAAC</w:t>
            </w:r>
          </w:p>
        </w:tc>
        <w:tc>
          <w:tcPr>
            <w:tcW w:w="11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71A0E97" w14:textId="77777777" w:rsidR="00E10B08" w:rsidRDefault="00E10B08" w:rsidP="00326B94">
            <w:pPr>
              <w:jc w:val="center"/>
            </w:pPr>
            <w:r>
              <w:rPr>
                <w:sz w:val="18"/>
                <w:szCs w:val="18"/>
              </w:rPr>
              <w:t>CuAAC</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DAE93D8" w14:textId="77777777" w:rsidR="00E10B08" w:rsidRDefault="00E10B08" w:rsidP="00326B94">
            <w:pPr>
              <w:jc w:val="center"/>
            </w:pPr>
            <w:r>
              <w:rPr>
                <w:sz w:val="18"/>
                <w:szCs w:val="18"/>
              </w:rPr>
              <w:t>0.307</w:t>
            </w:r>
          </w:p>
        </w:tc>
        <w:tc>
          <w:tcPr>
            <w:tcW w:w="7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D6A88E7" w14:textId="77777777" w:rsidR="00E10B08" w:rsidRDefault="00E10B08" w:rsidP="00326B94">
            <w:pPr>
              <w:jc w:val="center"/>
            </w:pPr>
            <w:r>
              <w:rPr>
                <w:sz w:val="18"/>
                <w:szCs w:val="18"/>
              </w:rPr>
              <w:t>12</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B12F20B" w14:textId="77777777" w:rsidR="00E10B08" w:rsidRDefault="00E10B08" w:rsidP="00326B94">
            <w:pPr>
              <w:jc w:val="center"/>
            </w:pPr>
            <w:r>
              <w:rPr>
                <w:sz w:val="18"/>
                <w:szCs w:val="18"/>
              </w:rPr>
              <w:t>0.243</w:t>
            </w:r>
          </w:p>
        </w:tc>
        <w:tc>
          <w:tcPr>
            <w:tcW w:w="7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0DC4797" w14:textId="77777777" w:rsidR="00E10B08" w:rsidRDefault="00E10B08" w:rsidP="00326B94">
            <w:pPr>
              <w:jc w:val="center"/>
            </w:pPr>
            <w:r>
              <w:rPr>
                <w:sz w:val="18"/>
                <w:szCs w:val="18"/>
              </w:rPr>
              <w:t>11</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DB36384" w14:textId="77777777" w:rsidR="00E10B08" w:rsidRDefault="00E10B08" w:rsidP="00326B94">
            <w:pPr>
              <w:jc w:val="center"/>
            </w:pPr>
            <w:r>
              <w:rPr>
                <w:sz w:val="18"/>
                <w:szCs w:val="18"/>
              </w:rPr>
              <w:t>0.214</w:t>
            </w:r>
          </w:p>
        </w:tc>
        <w:tc>
          <w:tcPr>
            <w:tcW w:w="9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5FD9BF0" w14:textId="77777777" w:rsidR="00E10B08" w:rsidRDefault="00E10B08" w:rsidP="00326B94">
            <w:pPr>
              <w:jc w:val="center"/>
            </w:pPr>
            <w:r>
              <w:rPr>
                <w:sz w:val="18"/>
                <w:szCs w:val="18"/>
              </w:rPr>
              <w:t>11</w:t>
            </w:r>
          </w:p>
        </w:tc>
      </w:tr>
      <w:tr w:rsidR="00E10B08" w14:paraId="3DA4585C" w14:textId="77777777" w:rsidTr="00326B94">
        <w:tc>
          <w:tcPr>
            <w:tcW w:w="1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1C1C2AB" w14:textId="77777777" w:rsidR="00E10B08" w:rsidRDefault="00E10B08" w:rsidP="00326B94">
            <w:r>
              <w:rPr>
                <w:sz w:val="18"/>
                <w:szCs w:val="18"/>
              </w:rPr>
              <w:t>BB-005-3Br_RuAAC</w:t>
            </w:r>
          </w:p>
        </w:tc>
        <w:tc>
          <w:tcPr>
            <w:tcW w:w="11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155F815" w14:textId="77777777" w:rsidR="00E10B08" w:rsidRDefault="00E10B08" w:rsidP="00326B94">
            <w:pPr>
              <w:jc w:val="center"/>
            </w:pPr>
            <w:r>
              <w:rPr>
                <w:sz w:val="18"/>
                <w:szCs w:val="18"/>
              </w:rPr>
              <w:t>RuAAC</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A1B0EEE" w14:textId="77777777" w:rsidR="00E10B08" w:rsidRDefault="00E10B08" w:rsidP="00326B94">
            <w:pPr>
              <w:jc w:val="center"/>
            </w:pPr>
            <w:r>
              <w:rPr>
                <w:sz w:val="18"/>
                <w:szCs w:val="18"/>
              </w:rPr>
              <w:t>0.145</w:t>
            </w:r>
          </w:p>
        </w:tc>
        <w:tc>
          <w:tcPr>
            <w:tcW w:w="7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B187703" w14:textId="77777777" w:rsidR="00E10B08" w:rsidRDefault="00E10B08" w:rsidP="00326B94">
            <w:pPr>
              <w:jc w:val="center"/>
            </w:pPr>
            <w:r>
              <w:rPr>
                <w:sz w:val="18"/>
                <w:szCs w:val="18"/>
              </w:rPr>
              <w:t>13</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49A6A8F" w14:textId="77777777" w:rsidR="00E10B08" w:rsidRDefault="00E10B08" w:rsidP="00326B94">
            <w:pPr>
              <w:jc w:val="center"/>
            </w:pPr>
            <w:r>
              <w:rPr>
                <w:sz w:val="18"/>
                <w:szCs w:val="18"/>
              </w:rPr>
              <w:t>0.171</w:t>
            </w:r>
          </w:p>
        </w:tc>
        <w:tc>
          <w:tcPr>
            <w:tcW w:w="7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2F6B9D5" w14:textId="77777777" w:rsidR="00E10B08" w:rsidRDefault="00E10B08" w:rsidP="00326B94">
            <w:pPr>
              <w:jc w:val="center"/>
            </w:pPr>
            <w:r>
              <w:rPr>
                <w:sz w:val="18"/>
                <w:szCs w:val="18"/>
              </w:rPr>
              <w:t>13</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E43D79A" w14:textId="77777777" w:rsidR="00E10B08" w:rsidRDefault="00E10B08" w:rsidP="00326B94">
            <w:pPr>
              <w:jc w:val="center"/>
            </w:pPr>
            <w:r>
              <w:rPr>
                <w:sz w:val="18"/>
                <w:szCs w:val="18"/>
              </w:rPr>
              <w:t>0.173</w:t>
            </w:r>
          </w:p>
        </w:tc>
        <w:tc>
          <w:tcPr>
            <w:tcW w:w="9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BB303C5" w14:textId="77777777" w:rsidR="00E10B08" w:rsidRDefault="00E10B08" w:rsidP="00326B94">
            <w:pPr>
              <w:jc w:val="center"/>
            </w:pPr>
            <w:r>
              <w:rPr>
                <w:sz w:val="18"/>
                <w:szCs w:val="18"/>
              </w:rPr>
              <w:t>13</w:t>
            </w:r>
          </w:p>
        </w:tc>
      </w:tr>
      <w:tr w:rsidR="00E10B08" w14:paraId="5232EB18" w14:textId="77777777" w:rsidTr="00326B94">
        <w:tc>
          <w:tcPr>
            <w:tcW w:w="1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4DE9950" w14:textId="77777777" w:rsidR="00E10B08" w:rsidRDefault="00E10B08" w:rsidP="00326B94">
            <w:r>
              <w:rPr>
                <w:sz w:val="18"/>
                <w:szCs w:val="18"/>
              </w:rPr>
              <w:t>BB-002-4OMe_RuAAC</w:t>
            </w:r>
          </w:p>
        </w:tc>
        <w:tc>
          <w:tcPr>
            <w:tcW w:w="11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AAC6E60" w14:textId="77777777" w:rsidR="00E10B08" w:rsidRDefault="00E10B08" w:rsidP="00326B94">
            <w:pPr>
              <w:jc w:val="center"/>
            </w:pPr>
            <w:r>
              <w:rPr>
                <w:sz w:val="18"/>
                <w:szCs w:val="18"/>
              </w:rPr>
              <w:t>RuAAC</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4132A52" w14:textId="77777777" w:rsidR="00E10B08" w:rsidRDefault="00E10B08" w:rsidP="00326B94">
            <w:pPr>
              <w:jc w:val="center"/>
            </w:pPr>
            <w:r>
              <w:rPr>
                <w:sz w:val="18"/>
                <w:szCs w:val="18"/>
              </w:rPr>
              <w:t>0.088</w:t>
            </w:r>
          </w:p>
        </w:tc>
        <w:tc>
          <w:tcPr>
            <w:tcW w:w="7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E4B76A2" w14:textId="77777777" w:rsidR="00E10B08" w:rsidRDefault="00E10B08" w:rsidP="00326B94">
            <w:pPr>
              <w:jc w:val="center"/>
            </w:pPr>
            <w:r>
              <w:rPr>
                <w:sz w:val="18"/>
                <w:szCs w:val="18"/>
              </w:rPr>
              <w:t>14</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01325CE" w14:textId="77777777" w:rsidR="00E10B08" w:rsidRDefault="00E10B08" w:rsidP="00326B94">
            <w:pPr>
              <w:jc w:val="center"/>
            </w:pPr>
            <w:r>
              <w:rPr>
                <w:sz w:val="18"/>
                <w:szCs w:val="18"/>
              </w:rPr>
              <w:t>0.088</w:t>
            </w:r>
          </w:p>
        </w:tc>
        <w:tc>
          <w:tcPr>
            <w:tcW w:w="7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99E1A8A" w14:textId="77777777" w:rsidR="00E10B08" w:rsidRDefault="00E10B08" w:rsidP="00326B94">
            <w:pPr>
              <w:jc w:val="center"/>
            </w:pPr>
            <w:r>
              <w:rPr>
                <w:sz w:val="18"/>
                <w:szCs w:val="18"/>
              </w:rPr>
              <w:t>14</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16CFDA4" w14:textId="77777777" w:rsidR="00E10B08" w:rsidRDefault="00E10B08" w:rsidP="00326B94">
            <w:pPr>
              <w:jc w:val="center"/>
            </w:pPr>
            <w:r>
              <w:rPr>
                <w:sz w:val="18"/>
                <w:szCs w:val="18"/>
              </w:rPr>
              <w:t>0.088</w:t>
            </w:r>
          </w:p>
        </w:tc>
        <w:tc>
          <w:tcPr>
            <w:tcW w:w="9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D4B70CA" w14:textId="77777777" w:rsidR="00E10B08" w:rsidRDefault="00E10B08" w:rsidP="00326B94">
            <w:pPr>
              <w:jc w:val="center"/>
            </w:pPr>
            <w:r>
              <w:rPr>
                <w:sz w:val="18"/>
                <w:szCs w:val="18"/>
              </w:rPr>
              <w:t>14</w:t>
            </w:r>
          </w:p>
        </w:tc>
      </w:tr>
    </w:tbl>
    <w:p w14:paraId="0671DF59" w14:textId="77777777" w:rsidR="00E10B08" w:rsidRDefault="00E10B08" w:rsidP="00E10B08">
      <w:pPr>
        <w:spacing w:before="80" w:after="80"/>
      </w:pPr>
      <w:r>
        <w:rPr>
          <w:sz w:val="20"/>
          <w:szCs w:val="20"/>
        </w:rPr>
        <w:t>Green rows: top-2 candidates (4F-CuAAC, Ph-CuAAC) — robust across all three schemes. Yellow rows: 4F-RuAAC and Ph-RuAAC — rise from ranks 4–5 to ranks 3–4 when the SA term is removed, breaking the apparent CuAAC top-3 sweep. Bold: priority leads.</w:t>
      </w:r>
    </w:p>
    <w:p w14:paraId="2586254A" w14:textId="1F3D9578" w:rsidR="00E10B08" w:rsidRDefault="00E10B08" w:rsidP="00DF57B1">
      <w:pPr>
        <w:spacing w:before="80" w:after="80"/>
      </w:pPr>
      <w:r>
        <w:rPr>
          <w:b/>
          <w:bCs/>
        </w:rPr>
        <w:t xml:space="preserve">Key finding: </w:t>
      </w:r>
      <w:r>
        <w:t>The identity of the two top-ranked co-equal leads (BB-004-4F_CuAAC and BB-001-Ph_CuAAC) is robust to the SA term. However, the apparent preference for CuAAC products in positions 3–5 is an artefact of the SA term: without it, RuAAC variants of the same arylalkyne building blocks rank 3rd and 4th. This finding strengthens the conclusion that the pipeline cannot distinguish regioisomeric preference from binding data alone, and that synthesis of both regioisomers of the priority leads is warranted.</w:t>
      </w:r>
    </w:p>
    <w:p w14:paraId="2CA9B2CA" w14:textId="77777777" w:rsidR="00DF57B1" w:rsidRDefault="00DF57B1" w:rsidP="00DF57B1">
      <w:pPr>
        <w:spacing w:before="80" w:after="80"/>
      </w:pPr>
    </w:p>
    <w:p w14:paraId="176FF24D" w14:textId="77777777" w:rsidR="00E10B08" w:rsidRDefault="00E10B08" w:rsidP="00E10B08">
      <w:pPr>
        <w:spacing w:before="60" w:after="60"/>
      </w:pPr>
    </w:p>
    <w:p w14:paraId="538BB957" w14:textId="77777777" w:rsidR="00E10B08" w:rsidRDefault="00E10B08" w:rsidP="00E10B08">
      <w:pPr>
        <w:pStyle w:val="Heading2"/>
      </w:pPr>
      <w:r>
        <w:lastRenderedPageBreak/>
        <w:t>Figure S1. Docking Grid Box</w:t>
      </w:r>
    </w:p>
    <w:p w14:paraId="3252112D" w14:textId="77777777" w:rsidR="00E10B08" w:rsidRDefault="00E10B08" w:rsidP="00E10B08">
      <w:pPr>
        <w:spacing w:before="40" w:after="40"/>
      </w:pPr>
      <w:r>
        <w:rPr>
          <w:noProof/>
        </w:rPr>
        <w:drawing>
          <wp:inline distT="0" distB="0" distL="0" distR="0" wp14:anchorId="46037536" wp14:editId="6701E144">
            <wp:extent cx="5943600" cy="6197600"/>
            <wp:effectExtent l="0" t="0" r="0" b="0"/>
            <wp:docPr id="946921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921698" name="Picture 94692169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6197600"/>
                    </a:xfrm>
                    <a:prstGeom prst="rect">
                      <a:avLst/>
                    </a:prstGeom>
                  </pic:spPr>
                </pic:pic>
              </a:graphicData>
            </a:graphic>
          </wp:inline>
        </w:drawing>
      </w:r>
    </w:p>
    <w:p w14:paraId="1169CBA2" w14:textId="77777777" w:rsidR="00E10B08" w:rsidRDefault="00E10B08" w:rsidP="00E10B08">
      <w:pPr>
        <w:spacing w:before="80" w:after="80"/>
      </w:pPr>
      <w:r>
        <w:t>Figure S1. AutoDock Vina grid box (20 × 20 × 20 Å, spacing 0.375 Å) centred on the Gal-3 carbohydrate recognition domain in PDB structure 3ZSJ. The box encompasses the canonical lactose-binding site including key residues Arg144, Asn164, Glu184, and Trp181.</w:t>
      </w:r>
    </w:p>
    <w:p w14:paraId="22B5C8FD" w14:textId="77777777" w:rsidR="00E10B08" w:rsidRDefault="00E10B08" w:rsidP="00E10B08">
      <w:pPr>
        <w:spacing w:before="60" w:after="60"/>
      </w:pPr>
    </w:p>
    <w:p w14:paraId="32EC6229" w14:textId="77777777" w:rsidR="00E10B08" w:rsidRDefault="00E10B08" w:rsidP="00E10B08">
      <w:pPr>
        <w:pStyle w:val="Heading2"/>
      </w:pPr>
    </w:p>
    <w:p w14:paraId="317E86FA" w14:textId="77777777" w:rsidR="00E10B08" w:rsidRDefault="00E10B08" w:rsidP="00E10B08">
      <w:pPr>
        <w:pStyle w:val="Heading2"/>
      </w:pPr>
    </w:p>
    <w:p w14:paraId="6D2FB9CD" w14:textId="77777777" w:rsidR="00E10B08" w:rsidRDefault="00E10B08" w:rsidP="00E10B08">
      <w:pPr>
        <w:pStyle w:val="Heading2"/>
      </w:pPr>
    </w:p>
    <w:p w14:paraId="5E0CF49E" w14:textId="77777777" w:rsidR="00E10B08" w:rsidRDefault="00E10B08" w:rsidP="00E10B08">
      <w:pPr>
        <w:pStyle w:val="Heading2"/>
      </w:pPr>
      <w:r>
        <w:lastRenderedPageBreak/>
        <w:t xml:space="preserve">Figure S2. SCAF-001 Scaffold Structure </w:t>
      </w:r>
    </w:p>
    <w:p w14:paraId="32113C66" w14:textId="77777777" w:rsidR="00E10B08" w:rsidRDefault="00E10B08" w:rsidP="00E10B08">
      <w:pPr>
        <w:jc w:val="center"/>
      </w:pPr>
      <w:r>
        <w:rPr>
          <w:noProof/>
        </w:rPr>
        <w:drawing>
          <wp:inline distT="0" distB="0" distL="0" distR="0" wp14:anchorId="602A3212" wp14:editId="4DCFB46E">
            <wp:extent cx="4114800" cy="2817743"/>
            <wp:effectExtent l="0" t="0" r="0" b="0"/>
            <wp:docPr id="809335581" name="Picture 8093355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S2_scaffold.png"/>
                    <pic:cNvPicPr/>
                  </pic:nvPicPr>
                  <pic:blipFill>
                    <a:blip r:embed="rId18"/>
                    <a:stretch>
                      <a:fillRect/>
                    </a:stretch>
                  </pic:blipFill>
                  <pic:spPr>
                    <a:xfrm>
                      <a:off x="0" y="0"/>
                      <a:ext cx="4114800" cy="2817743"/>
                    </a:xfrm>
                    <a:prstGeom prst="rect">
                      <a:avLst/>
                    </a:prstGeom>
                  </pic:spPr>
                </pic:pic>
              </a:graphicData>
            </a:graphic>
          </wp:inline>
        </w:drawing>
      </w:r>
    </w:p>
    <w:p w14:paraId="5A46D737" w14:textId="77777777" w:rsidR="00E10B08" w:rsidRDefault="00E10B08" w:rsidP="00E10B08">
      <w:pPr>
        <w:spacing w:before="80" w:after="80"/>
      </w:pPr>
      <w:r>
        <w:t>Figure S2. Structure of SCAF-001: methyl 2-O-(2-nitrobenzoyl)-3-O-(azidomethyl)-β-D-talopyranoside (MW 398.33; C</w:t>
      </w:r>
      <w:r>
        <w:rPr>
          <w:rFonts w:ascii="Cambria Math" w:hAnsi="Cambria Math" w:cs="Cambria Math"/>
        </w:rPr>
        <w:t>₁₅</w:t>
      </w:r>
      <w:r>
        <w:t>H</w:t>
      </w:r>
      <w:r>
        <w:rPr>
          <w:rFonts w:ascii="Cambria Math" w:hAnsi="Cambria Math" w:cs="Cambria Math"/>
        </w:rPr>
        <w:t>₁₈</w:t>
      </w:r>
      <w:r>
        <w:t>N</w:t>
      </w:r>
      <w:r>
        <w:rPr>
          <w:rFonts w:ascii="Cambria Math" w:hAnsi="Cambria Math" w:cs="Cambria Math"/>
        </w:rPr>
        <w:t>₄</w:t>
      </w:r>
      <w:r>
        <w:t>O</w:t>
      </w:r>
      <w:r>
        <w:rPr>
          <w:rFonts w:ascii="Cambria Math" w:hAnsi="Cambria Math" w:cs="Cambria Math"/>
        </w:rPr>
        <w:t>₉</w:t>
      </w:r>
      <w:r>
        <w:t xml:space="preserve">). </w:t>
      </w:r>
      <w:r>
        <w:rPr>
          <w:b/>
          <w:bCs/>
        </w:rPr>
        <w:t xml:space="preserve">Position labels (RDKit-verified): </w:t>
      </w:r>
      <w:r>
        <w:t>C1 — anomeric carbon bearing the methyl glycoside (OMe); C2 — bears the 2-nitrobenzoyl ester pharmacophore (O2 acylation); C3 — bears the azidomethyl ether linker used in CuAAC/RuAAC cycloaddition (O3). SMILES: O=C(O[C@H]1[C@@H](OCN=[N+]=[N-])[C@@H](O)[C@@H](CO)O[C@H]1OC)C1=CC=CC=C1[N+](=O)[O-].</w:t>
      </w:r>
    </w:p>
    <w:p w14:paraId="43C1B6E6" w14:textId="77777777" w:rsidR="00DF57B1" w:rsidRDefault="00DF57B1" w:rsidP="00E10B08">
      <w:pPr>
        <w:pStyle w:val="Heading2"/>
      </w:pPr>
    </w:p>
    <w:p w14:paraId="7FDF9D58" w14:textId="77777777" w:rsidR="00DF57B1" w:rsidRDefault="00DF57B1" w:rsidP="00E10B08">
      <w:pPr>
        <w:pStyle w:val="Heading2"/>
      </w:pPr>
    </w:p>
    <w:p w14:paraId="78A20E2D" w14:textId="77777777" w:rsidR="00DF57B1" w:rsidRDefault="00DF57B1" w:rsidP="00E10B08">
      <w:pPr>
        <w:pStyle w:val="Heading2"/>
      </w:pPr>
    </w:p>
    <w:p w14:paraId="29BF3D75" w14:textId="77777777" w:rsidR="00DF57B1" w:rsidRDefault="00DF57B1" w:rsidP="00E10B08">
      <w:pPr>
        <w:pStyle w:val="Heading2"/>
      </w:pPr>
    </w:p>
    <w:p w14:paraId="6D9B31C8" w14:textId="77777777" w:rsidR="00DF57B1" w:rsidRDefault="00DF57B1" w:rsidP="00E10B08">
      <w:pPr>
        <w:pStyle w:val="Heading2"/>
      </w:pPr>
    </w:p>
    <w:p w14:paraId="0A86A759" w14:textId="77777777" w:rsidR="00DF57B1" w:rsidRDefault="00DF57B1" w:rsidP="00E10B08">
      <w:pPr>
        <w:pStyle w:val="Heading2"/>
      </w:pPr>
    </w:p>
    <w:p w14:paraId="15408ECA" w14:textId="77777777" w:rsidR="00DF57B1" w:rsidRDefault="00DF57B1" w:rsidP="00E10B08">
      <w:pPr>
        <w:pStyle w:val="Heading2"/>
      </w:pPr>
    </w:p>
    <w:p w14:paraId="282D3C6B" w14:textId="77777777" w:rsidR="00DF57B1" w:rsidRDefault="00DF57B1" w:rsidP="00E10B08">
      <w:pPr>
        <w:pStyle w:val="Heading2"/>
      </w:pPr>
    </w:p>
    <w:p w14:paraId="71AF1D0C" w14:textId="77777777" w:rsidR="00DF57B1" w:rsidRDefault="00DF57B1" w:rsidP="00E10B08">
      <w:pPr>
        <w:pStyle w:val="Heading2"/>
      </w:pPr>
    </w:p>
    <w:p w14:paraId="4DC2DD4E" w14:textId="77777777" w:rsidR="00DF57B1" w:rsidRDefault="00DF57B1" w:rsidP="00E10B08">
      <w:pPr>
        <w:pStyle w:val="Heading2"/>
      </w:pPr>
    </w:p>
    <w:p w14:paraId="6399EE6D" w14:textId="77777777" w:rsidR="00DF57B1" w:rsidRDefault="00DF57B1" w:rsidP="00E10B08">
      <w:pPr>
        <w:pStyle w:val="Heading2"/>
      </w:pPr>
    </w:p>
    <w:p w14:paraId="36BECEC7" w14:textId="77777777" w:rsidR="00DF57B1" w:rsidRDefault="00DF57B1" w:rsidP="00E10B08">
      <w:pPr>
        <w:pStyle w:val="Heading2"/>
      </w:pPr>
    </w:p>
    <w:p w14:paraId="5C6D3399" w14:textId="77777777" w:rsidR="00DF57B1" w:rsidRDefault="00DF57B1" w:rsidP="00E10B08">
      <w:pPr>
        <w:pStyle w:val="Heading2"/>
      </w:pPr>
    </w:p>
    <w:p w14:paraId="0925216F" w14:textId="77777777" w:rsidR="00DF57B1" w:rsidRDefault="00DF57B1" w:rsidP="00E10B08">
      <w:pPr>
        <w:pStyle w:val="Heading2"/>
      </w:pPr>
    </w:p>
    <w:p w14:paraId="7C9013CA" w14:textId="7307B12E" w:rsidR="00E10B08" w:rsidRDefault="00E10B08" w:rsidP="00E10B08">
      <w:pPr>
        <w:pStyle w:val="Heading2"/>
      </w:pPr>
      <w:r>
        <w:lastRenderedPageBreak/>
        <w:t>Figure S3. Lactose Redocking Validation</w:t>
      </w:r>
    </w:p>
    <w:p w14:paraId="3E54319B" w14:textId="77777777" w:rsidR="00E10B08" w:rsidRDefault="00E10B08" w:rsidP="00E10B08">
      <w:pPr>
        <w:jc w:val="center"/>
        <w:rPr>
          <w:noProof/>
        </w:rPr>
      </w:pPr>
    </w:p>
    <w:p w14:paraId="3EFFDFA6" w14:textId="77777777" w:rsidR="00E10B08" w:rsidRDefault="00E10B08" w:rsidP="00E10B08">
      <w:pPr>
        <w:jc w:val="center"/>
        <w:rPr>
          <w:noProof/>
        </w:rPr>
      </w:pPr>
    </w:p>
    <w:p w14:paraId="7933C30F" w14:textId="77777777" w:rsidR="00E10B08" w:rsidRDefault="00E10B08" w:rsidP="00E10B08">
      <w:pPr>
        <w:jc w:val="center"/>
        <w:rPr>
          <w:noProof/>
        </w:rPr>
      </w:pPr>
      <w:r>
        <w:rPr>
          <w:noProof/>
        </w:rPr>
        <w:drawing>
          <wp:inline distT="0" distB="0" distL="0" distR="0" wp14:anchorId="3449BC46" wp14:editId="0BC89AE1">
            <wp:extent cx="5943600" cy="6275705"/>
            <wp:effectExtent l="0" t="0" r="0" b="0"/>
            <wp:docPr id="4561815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181527" name="Picture 45618152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6275705"/>
                    </a:xfrm>
                    <a:prstGeom prst="rect">
                      <a:avLst/>
                    </a:prstGeom>
                  </pic:spPr>
                </pic:pic>
              </a:graphicData>
            </a:graphic>
          </wp:inline>
        </w:drawing>
      </w:r>
    </w:p>
    <w:p w14:paraId="51CF1BE5" w14:textId="77777777" w:rsidR="00E10B08" w:rsidRDefault="00E10B08" w:rsidP="00E10B08">
      <w:pPr>
        <w:jc w:val="center"/>
        <w:rPr>
          <w:noProof/>
        </w:rPr>
      </w:pPr>
    </w:p>
    <w:p w14:paraId="116E0D5D" w14:textId="77777777" w:rsidR="00E10B08" w:rsidRDefault="00E10B08" w:rsidP="00E10B08">
      <w:pPr>
        <w:spacing w:before="80" w:after="80"/>
      </w:pPr>
      <w:r>
        <w:t>Figure S3. Lactose redocking validation. The crystallographic lactose pose (grey sticks, 3ZSJ) is overlaid with the top-ranked AutoDock Vina redocked pose (coloured sticks). RMSD = 1.2 Å, confirming adequate reproduction of the native binding geometry. Key residues (Arg144, Glu184, Asn164) are shown as lines.</w:t>
      </w:r>
    </w:p>
    <w:p w14:paraId="2495576D" w14:textId="77777777" w:rsidR="005C5DB7" w:rsidRDefault="005C5DB7">
      <w:pPr>
        <w:spacing w:before="80" w:after="80"/>
      </w:pPr>
    </w:p>
    <w:p w14:paraId="04F85F87" w14:textId="77777777" w:rsidR="00DF57B1" w:rsidRDefault="00DF57B1" w:rsidP="005C5DB7">
      <w:pPr>
        <w:tabs>
          <w:tab w:val="left" w:pos="6072"/>
        </w:tabs>
        <w:spacing w:before="80" w:after="80"/>
      </w:pPr>
    </w:p>
    <w:p w14:paraId="50FD3C4F" w14:textId="4B89F8FD" w:rsidR="00D36951" w:rsidRPr="00DF57B1" w:rsidRDefault="00D36951" w:rsidP="005C5DB7">
      <w:pPr>
        <w:tabs>
          <w:tab w:val="left" w:pos="6072"/>
        </w:tabs>
        <w:spacing w:before="80" w:after="80"/>
        <w:rPr>
          <w:b/>
          <w:bCs/>
          <w:color w:val="4472C4" w:themeColor="accent1"/>
          <w:sz w:val="23"/>
          <w:szCs w:val="23"/>
        </w:rPr>
      </w:pPr>
      <w:r>
        <w:rPr>
          <w:b/>
          <w:bCs/>
          <w:color w:val="4472C4" w:themeColor="accent1"/>
          <w:sz w:val="23"/>
          <w:szCs w:val="23"/>
        </w:rPr>
        <w:lastRenderedPageBreak/>
        <w:t>Figure S4. Binding Pocket Pose Overlay (Docking Validation)</w:t>
        <w:tab/>
      </w:r>
    </w:p>
    <w:p w14:paraId="7F81D98A" w14:textId="34A092EA" w:rsidR="005C5DB7" w:rsidRDefault="005C5DB7" w:rsidP="005C5DB7">
      <w:pPr>
        <w:tabs>
          <w:tab w:val="left" w:pos="6072"/>
        </w:tabs>
        <w:spacing w:before="80" w:after="80"/>
      </w:pPr>
      <w:r>
        <w:rPr>
          <w:noProof/>
        </w:rPr>
        <w:drawing>
          <wp:inline distT="0" distB="0" distL="0" distR="0" wp14:anchorId="0F30FD8B" wp14:editId="657B6B80">
            <wp:extent cx="5303520" cy="5530118"/>
            <wp:effectExtent l="0" t="0" r="0" b="0"/>
            <wp:docPr id="1770275126" name="Picture 1770275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S1_pose_overlay.png"/>
                    <pic:cNvPicPr/>
                  </pic:nvPicPr>
                  <pic:blipFill>
                    <a:blip r:embed="rId12"/>
                    <a:stretch>
                      <a:fillRect/>
                    </a:stretch>
                  </pic:blipFill>
                  <pic:spPr>
                    <a:xfrm>
                      <a:off x="0" y="0"/>
                      <a:ext cx="5303520" cy="5530118"/>
                    </a:xfrm>
                    <a:prstGeom prst="rect">
                      <a:avLst/>
                    </a:prstGeom>
                  </pic:spPr>
                </pic:pic>
              </a:graphicData>
            </a:graphic>
          </wp:inline>
        </w:drawing>
      </w:r>
    </w:p>
    <w:p w14:paraId="56EAD0A5" w14:textId="77777777" w:rsidR="005C5DB7" w:rsidRDefault="005C5DB7" w:rsidP="005C5DB7">
      <w:pPr>
        <w:tabs>
          <w:tab w:val="left" w:pos="6072"/>
        </w:tabs>
        <w:spacing w:before="80" w:after="80"/>
      </w:pPr>
    </w:p>
    <w:p w14:paraId="424BE319" w14:textId="77777777" w:rsidR="005C5DB7" w:rsidRDefault="005C5DB7">
      <w:pPr>
        <w:spacing w:after="40"/>
      </w:pPr>
    </w:p>
    <w:p w14:paraId="1F09ECC0" w14:textId="7990C7BF" w:rsidR="00D36951" w:rsidRDefault="00D36951">
      <w:pPr>
        <w:spacing w:after="40"/>
      </w:pPr>
      <w:r>
        <w:t>Figure S4. Binding pocket pose overlay: BB-004-4F_CuAAC_1 docked (red), lactose crystal (blue, 3ZSJ), 57I crystal aligned to 3ZSJ (green), 57I docked (orange). The green/orange overlap demonstrates 57I pose recovery: pyranose ring RMSD 0.48 Å (C1–C5, O5). Pocket residue Cα shown as grey spheres.</w:t>
      </w:r>
    </w:p>
    <w:p w14:paraId="5ACC3C31" w14:textId="77777777" w:rsidR="00D36951" w:rsidRDefault="00D36951">
      <w:pPr>
        <w:spacing w:after="40"/>
      </w:pPr>
    </w:p>
    <w:sectPr w:rsidR="00D36951">
      <w:footerReference w:type="default" r:id="rId20"/>
      <w:pgSz w:w="12240" w:h="15840"/>
      <w:pgMar w:top="1440" w:right="1440" w:bottom="144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laude" w:date="2026-06-08T12:15:02Z" w:initials="C">
    <w:p w14:paraId="57FF10B2" w14:textId="77777777">
      <w:r>
        <w:rPr>
          <w:rStyle w:val="CommentReference"/>
        </w:rPr>
        <w:annotationRef/>
      </w:r>
      <w:r>
        <w:rPr>
          <w:color w:val="000000"/>
          <w:sz w:val="20"/>
          <w:szCs w:val="20"/>
        </w:rPr>
        <w:t>Provenance check (not an error): Asn164 IS a real residue in 3ZSJ — the PDB record names ASN A 164 (it sits in the β-strand spanning Asp154–Glu165 and is flagged as a Ramachandran outlier in REMARK 500). It is simply not one of the canonical carbohydrate-anchoring residues (His158, Arg162, Asn174, Glu184), which is consistent with how the manuscript frames the F···Asn164 contact as a peripheral, hypothesis-generating observation rather than a core interaction — so the usage is defensible. One thing to verify against your contact CSV / docked complex: that the 3.11 Å distance was measured to an Asn164 side-chain atom (OD1/ND2) and not mislabelled from the nearby Asn160 (Table S3 H-bond column) or Asn174 (the β4 scaffold contact). Asn160, Asn164, and Asn174 are three distinct residues and all three appear in the paper; just confirm the atom mapping is right. I have NOT changed any residue numbers.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7FF10B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cr="http://schemas.microsoft.com/office/comments/2020/reactions" mc:Ignorable="w14 w15 w16se w16cid w16 w16cex w16sdtdh w16sdtfl cr w16du wp14">
  <w16cex:commentExtensible w16cex:durableId="06F056F2" w16cex:dateUtc="2026-06-08T12:15:02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7FF10B2" w16cid:durableId="06F056F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76B609" w14:textId="77777777" w:rsidR="00180063" w:rsidRDefault="00180063">
      <w:r>
        <w:separator/>
      </w:r>
    </w:p>
  </w:endnote>
  <w:endnote w:type="continuationSeparator" w:id="0">
    <w:p w14:paraId="5DD3F485" w14:textId="77777777" w:rsidR="00180063" w:rsidRDefault="001800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6D32FA" w14:textId="77777777" w:rsidR="00D36951" w:rsidRDefault="00000000">
    <w:pPr>
      <w:jc w:val="center"/>
    </w:pPr>
    <w:r>
      <w:rPr>
        <w:color w:val="888888"/>
        <w:sz w:val="16"/>
        <w:szCs w:val="16"/>
      </w:rPr>
      <w:t>Holohan — Taloside–Gal-3 Virtual Screening (</w:t>
    </w:r>
    <w:proofErr w:type="gramStart"/>
    <w:r>
      <w:rPr>
        <w:color w:val="888888"/>
        <w:sz w:val="16"/>
        <w:szCs w:val="16"/>
      </w:rPr>
      <w:t xml:space="preserve">revised)   </w:t>
    </w:r>
    <w:proofErr w:type="gramEnd"/>
    <w:r>
      <w:rPr>
        <w:color w:val="888888"/>
        <w:sz w:val="16"/>
        <w:szCs w:val="16"/>
      </w:rPr>
      <w:t xml:space="preserve">—   Page </w:t>
    </w:r>
    <w:r>
      <w:rPr>
        <w:color w:val="888888"/>
        <w:sz w:val="16"/>
        <w:szCs w:val="16"/>
      </w:rPr>
      <w:fldChar w:fldCharType="begin"/>
    </w:r>
    <w:r>
      <w:rPr>
        <w:color w:val="888888"/>
        <w:sz w:val="16"/>
        <w:szCs w:val="16"/>
      </w:rPr>
      <w:instrText>PAGE</w:instrText>
    </w:r>
    <w:r>
      <w:rPr>
        <w:color w:val="888888"/>
        <w:sz w:val="16"/>
        <w:szCs w:val="16"/>
      </w:rPr>
      <w:fldChar w:fldCharType="separate"/>
    </w:r>
    <w:r w:rsidR="00E206DC">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A1E84A" w14:textId="77777777" w:rsidR="00180063" w:rsidRDefault="00180063">
      <w:r>
        <w:separator/>
      </w:r>
    </w:p>
  </w:footnote>
  <w:footnote w:type="continuationSeparator" w:id="0">
    <w:p w14:paraId="4831EB1D" w14:textId="77777777" w:rsidR="00180063" w:rsidRDefault="0018006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395783"/>
    <w:multiLevelType w:val="hybridMultilevel"/>
    <w:tmpl w:val="2654B376"/>
    <w:lvl w:ilvl="0" w:tplc="2C342D26">
      <w:start w:val="1"/>
      <w:numFmt w:val="bullet"/>
      <w:lvlText w:val="●"/>
      <w:lvlJc w:val="left"/>
      <w:pPr>
        <w:ind w:left="720" w:hanging="360"/>
      </w:pPr>
    </w:lvl>
    <w:lvl w:ilvl="1" w:tplc="7276B59A">
      <w:start w:val="1"/>
      <w:numFmt w:val="bullet"/>
      <w:lvlText w:val="○"/>
      <w:lvlJc w:val="left"/>
      <w:pPr>
        <w:ind w:left="1440" w:hanging="360"/>
      </w:pPr>
    </w:lvl>
    <w:lvl w:ilvl="2" w:tplc="6FFC7820">
      <w:start w:val="1"/>
      <w:numFmt w:val="bullet"/>
      <w:lvlText w:val="■"/>
      <w:lvlJc w:val="left"/>
      <w:pPr>
        <w:ind w:left="2160" w:hanging="360"/>
      </w:pPr>
    </w:lvl>
    <w:lvl w:ilvl="3" w:tplc="C206DCA6">
      <w:start w:val="1"/>
      <w:numFmt w:val="bullet"/>
      <w:lvlText w:val="●"/>
      <w:lvlJc w:val="left"/>
      <w:pPr>
        <w:ind w:left="2880" w:hanging="360"/>
      </w:pPr>
    </w:lvl>
    <w:lvl w:ilvl="4" w:tplc="90049394">
      <w:start w:val="1"/>
      <w:numFmt w:val="bullet"/>
      <w:lvlText w:val="○"/>
      <w:lvlJc w:val="left"/>
      <w:pPr>
        <w:ind w:left="3600" w:hanging="360"/>
      </w:pPr>
    </w:lvl>
    <w:lvl w:ilvl="5" w:tplc="0D00F834">
      <w:start w:val="1"/>
      <w:numFmt w:val="bullet"/>
      <w:lvlText w:val="■"/>
      <w:lvlJc w:val="left"/>
      <w:pPr>
        <w:ind w:left="4320" w:hanging="360"/>
      </w:pPr>
    </w:lvl>
    <w:lvl w:ilvl="6" w:tplc="778E14D4">
      <w:start w:val="1"/>
      <w:numFmt w:val="bullet"/>
      <w:lvlText w:val="●"/>
      <w:lvlJc w:val="left"/>
      <w:pPr>
        <w:ind w:left="5040" w:hanging="360"/>
      </w:pPr>
    </w:lvl>
    <w:lvl w:ilvl="7" w:tplc="4FDE6EBE">
      <w:start w:val="1"/>
      <w:numFmt w:val="bullet"/>
      <w:lvlText w:val="●"/>
      <w:lvlJc w:val="left"/>
      <w:pPr>
        <w:ind w:left="5760" w:hanging="360"/>
      </w:pPr>
    </w:lvl>
    <w:lvl w:ilvl="8" w:tplc="0464D96C">
      <w:start w:val="1"/>
      <w:numFmt w:val="bullet"/>
      <w:lvlText w:val="●"/>
      <w:lvlJc w:val="left"/>
      <w:pPr>
        <w:ind w:left="6480" w:hanging="360"/>
      </w:pPr>
    </w:lvl>
  </w:abstractNum>
  <w:num w:numId="1" w16cid:durableId="69076817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6951"/>
    <w:rsid w:val="00180063"/>
    <w:rsid w:val="00497B74"/>
    <w:rsid w:val="004D3962"/>
    <w:rsid w:val="005C5DB7"/>
    <w:rsid w:val="007A7966"/>
    <w:rsid w:val="008411CE"/>
    <w:rsid w:val="009E3BAA"/>
    <w:rsid w:val="00D36951"/>
    <w:rsid w:val="00D92136"/>
    <w:rsid w:val="00DF57B1"/>
    <w:rsid w:val="00E10B08"/>
    <w:rsid w:val="00E206DC"/>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67914A"/>
  <w15:docId w15:val="{BF0BB9B2-FC3D-4D91-85E7-4176918575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IE" w:eastAsia="en-I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1F3864"/>
      <w:sz w:val="26"/>
      <w:szCs w:val="26"/>
    </w:rPr>
  </w:style>
  <w:style w:type="paragraph" w:styleId="Heading2">
    <w:name w:val="heading 2"/>
    <w:uiPriority w:val="9"/>
    <w:unhideWhenUsed/>
    <w:qFormat/>
    <w:pPr>
      <w:spacing w:before="180" w:after="100"/>
      <w:outlineLvl w:val="1"/>
    </w:pPr>
    <w:rPr>
      <w:b/>
      <w:bCs/>
      <w:color w:val="2E5496"/>
      <w:sz w:val="23"/>
      <w:szCs w:val="23"/>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8" Type="http://schemas.openxmlformats.org/officeDocument/2006/relationships/image" Target="media/image9.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doi.org/10.5281/zenodo.20476421" TargetMode="External"/><Relationship Id="rId12" Type="http://schemas.openxmlformats.org/officeDocument/2006/relationships/image" Target="media/image5.png"/><Relationship Id="rId17" Type="http://schemas.openxmlformats.org/officeDocument/2006/relationships/image" Target="media/image8.png"/><Relationship Id="rId2" Type="http://schemas.openxmlformats.org/officeDocument/2006/relationships/styles" Target="styles.xml"/><Relationship Id="rId16" Type="http://schemas.openxmlformats.org/officeDocument/2006/relationships/hyperlink" Target="https://doi.org/10.5281/zenodo.20476421" TargetMode="External"/><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5" Type="http://schemas.openxmlformats.org/officeDocument/2006/relationships/hyperlink" Target="https://github.com/adamholohan6/taloside-screening-pipeline" TargetMode="External"/><Relationship Id="rId19" Type="http://schemas.openxmlformats.org/officeDocument/2006/relationships/image" Target="media/image10.png"/><Relationship Id="rId4" Type="http://schemas.openxmlformats.org/officeDocument/2006/relationships/webSettings" Target="webSettings.xml"/><Relationship Id="rId22" Type="http://schemas.openxmlformats.org/officeDocument/2006/relationships/theme" Target="theme/theme1.xml"/><Relationship Id="rId23" Type="http://schemas.openxmlformats.org/officeDocument/2006/relationships/comments" Target="comments.xml"/><Relationship Id="rId24" Type="http://schemas.microsoft.com/office/2011/relationships/commentsExtended" Target="commentsExtended.xml"/><Relationship Id="rId25" Type="http://schemas.microsoft.com/office/2016/09/relationships/commentsIds" Target="commentsIds.xml"/><Relationship Id="rId26"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22</Pages>
  <Words>6078</Words>
  <Characters>34645</Characters>
  <Application>Microsoft Office Word</Application>
  <DocSecurity>0</DocSecurity>
  <Lines>288</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HOLOHAN, ADAM</cp:lastModifiedBy>
  <cp:revision>5</cp:revision>
  <dcterms:created xsi:type="dcterms:W3CDTF">2026-06-04T15:57:00Z</dcterms:created>
  <dcterms:modified xsi:type="dcterms:W3CDTF">2026-06-05T19:06:00Z</dcterms:modified>
</cp:coreProperties>
</file>